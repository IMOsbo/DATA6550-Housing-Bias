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C1F3" w14:textId="132A4DC7" w:rsidR="35AEF312" w:rsidRDefault="35AEF312">
      <w:pPr>
        <w:pStyle w:val="Title"/>
        <w:jc w:val="center"/>
        <w:rPr>
          <w:ins w:id="0" w:author="Richard Hoehn" w:date="2025-03-20T02:36:00Z" w16du:dateUtc="2025-03-20T02:36:27Z"/>
        </w:rPr>
        <w:pPrChange w:id="1" w:author="Richard Hoehn" w:date="2025-03-20T02:36:00Z">
          <w:pPr/>
        </w:pPrChange>
      </w:pPr>
      <w:r w:rsidRPr="434E6D48">
        <w:rPr>
          <w:rPrChange w:id="2" w:author="Isaiah Osborne" w:date="2025-02-28T19:16:00Z">
            <w:rPr>
              <w:rFonts w:ascii="Aptos Display" w:eastAsia="Aptos Display" w:hAnsi="Aptos Display" w:cs="Aptos Display"/>
            </w:rPr>
          </w:rPrChange>
        </w:rPr>
        <w:t>Project 3:</w:t>
      </w:r>
    </w:p>
    <w:p w14:paraId="0D7D1299" w14:textId="18049768" w:rsidR="35AEF312" w:rsidRDefault="35AEF312" w:rsidP="434E6D48">
      <w:pPr>
        <w:pStyle w:val="Title"/>
        <w:jc w:val="center"/>
      </w:pPr>
      <w:r w:rsidRPr="434E6D48">
        <w:rPr>
          <w:rPrChange w:id="3" w:author="Isaiah Osborne" w:date="2025-02-28T19:16:00Z">
            <w:rPr>
              <w:sz w:val="36"/>
              <w:szCs w:val="36"/>
            </w:rPr>
          </w:rPrChange>
        </w:rPr>
        <w:t>Housing Discrimination and Algorithmic Bias</w:t>
      </w:r>
    </w:p>
    <w:p w14:paraId="230FC931" w14:textId="0B9DDE33" w:rsidR="35AEF312" w:rsidRDefault="35AEF312">
      <w:pPr>
        <w:pStyle w:val="Subtitle"/>
        <w:rPr>
          <w:rFonts w:ascii="Aptos" w:eastAsia="Aptos" w:hAnsi="Aptos" w:cs="Aptos"/>
        </w:rPr>
        <w:pPrChange w:id="4" w:author="Isaiah Osborne" w:date="2025-02-28T19:15:00Z">
          <w:pPr/>
        </w:pPrChange>
      </w:pPr>
      <w:r w:rsidRPr="0788EFCB">
        <w:rPr>
          <w:rFonts w:ascii="Aptos" w:eastAsia="Aptos" w:hAnsi="Aptos" w:cs="Aptos"/>
        </w:rPr>
        <w:t>By Group 7</w:t>
      </w:r>
    </w:p>
    <w:p w14:paraId="2841FE70" w14:textId="4F3B76E5" w:rsidR="35AEF312" w:rsidRDefault="35AEF312">
      <w:pPr>
        <w:pStyle w:val="Heading1"/>
        <w:rPr>
          <w:rFonts w:ascii="Aptos Display" w:eastAsia="Aptos Display" w:hAnsi="Aptos Display" w:cs="Aptos Display"/>
        </w:rPr>
        <w:pPrChange w:id="5" w:author="Isaiah Osborne" w:date="2025-02-28T19:15:00Z">
          <w:pPr/>
        </w:pPrChange>
      </w:pPr>
      <w:r w:rsidRPr="0788EFCB">
        <w:rPr>
          <w:rFonts w:ascii="Aptos Display" w:eastAsia="Aptos Display" w:hAnsi="Aptos Display" w:cs="Aptos Display"/>
        </w:rPr>
        <w:t>Group Members:</w:t>
      </w:r>
    </w:p>
    <w:p w14:paraId="6DF0F93C" w14:textId="1D3018F8" w:rsidR="35AEF312" w:rsidRDefault="35AEF312">
      <w:pPr>
        <w:pStyle w:val="ListParagraph"/>
        <w:numPr>
          <w:ilvl w:val="0"/>
          <w:numId w:val="6"/>
        </w:numPr>
        <w:rPr>
          <w:rFonts w:ascii="Aptos" w:eastAsia="Aptos" w:hAnsi="Aptos" w:cs="Aptos"/>
          <w:color w:val="000000" w:themeColor="text1"/>
        </w:rPr>
        <w:pPrChange w:id="6" w:author="Isaiah Osborne" w:date="2025-02-28T19:15:00Z">
          <w:pPr/>
        </w:pPrChange>
      </w:pPr>
      <w:r w:rsidRPr="0788EFCB">
        <w:rPr>
          <w:rFonts w:ascii="Aptos" w:eastAsia="Aptos" w:hAnsi="Aptos" w:cs="Aptos"/>
          <w:color w:val="000000" w:themeColor="text1"/>
        </w:rPr>
        <w:t>Richard Hoehn (</w:t>
      </w:r>
      <w:proofErr w:type="spellStart"/>
      <w:r w:rsidRPr="0788EFCB">
        <w:rPr>
          <w:rFonts w:ascii="Aptos" w:eastAsia="Aptos" w:hAnsi="Aptos" w:cs="Aptos"/>
          <w:b/>
          <w:bCs/>
          <w:color w:val="000000" w:themeColor="text1"/>
        </w:rPr>
        <w:t>richardhoehn</w:t>
      </w:r>
      <w:proofErr w:type="spellEnd"/>
      <w:r w:rsidRPr="0788EFCB">
        <w:rPr>
          <w:rFonts w:ascii="Aptos" w:eastAsia="Aptos" w:hAnsi="Aptos" w:cs="Aptos"/>
          <w:color w:val="000000" w:themeColor="text1"/>
        </w:rPr>
        <w:t>)</w:t>
      </w:r>
    </w:p>
    <w:p w14:paraId="6153C050" w14:textId="5A98F927" w:rsidR="35AEF312" w:rsidRDefault="35AEF312">
      <w:pPr>
        <w:pStyle w:val="ListParagraph"/>
        <w:numPr>
          <w:ilvl w:val="0"/>
          <w:numId w:val="6"/>
        </w:numPr>
        <w:rPr>
          <w:rFonts w:ascii="Aptos" w:eastAsia="Aptos" w:hAnsi="Aptos" w:cs="Aptos"/>
          <w:color w:val="000000" w:themeColor="text1"/>
        </w:rPr>
        <w:pPrChange w:id="7" w:author="Isaiah Osborne" w:date="2025-02-28T19:15:00Z">
          <w:pPr/>
        </w:pPrChange>
      </w:pPr>
      <w:r w:rsidRPr="0788EFCB">
        <w:rPr>
          <w:rFonts w:ascii="Aptos" w:eastAsia="Aptos" w:hAnsi="Aptos" w:cs="Aptos"/>
          <w:color w:val="000000" w:themeColor="text1"/>
        </w:rPr>
        <w:t>Hector Rogel (</w:t>
      </w:r>
      <w:r w:rsidRPr="0788EFCB">
        <w:rPr>
          <w:rFonts w:ascii="Aptos" w:eastAsia="Aptos" w:hAnsi="Aptos" w:cs="Aptos"/>
          <w:b/>
          <w:bCs/>
          <w:color w:val="000000" w:themeColor="text1"/>
        </w:rPr>
        <w:t>rogel9007)</w:t>
      </w:r>
    </w:p>
    <w:p w14:paraId="57784223" w14:textId="412248AE" w:rsidR="35AEF312" w:rsidRDefault="35AEF312">
      <w:pPr>
        <w:pStyle w:val="ListParagraph"/>
        <w:numPr>
          <w:ilvl w:val="0"/>
          <w:numId w:val="6"/>
        </w:numPr>
        <w:rPr>
          <w:rFonts w:ascii="Aptos" w:eastAsia="Aptos" w:hAnsi="Aptos" w:cs="Aptos"/>
          <w:color w:val="000000" w:themeColor="text1"/>
        </w:rPr>
        <w:pPrChange w:id="8" w:author="Isaiah Osborne" w:date="2025-02-28T19:15:00Z">
          <w:pPr/>
        </w:pPrChange>
      </w:pPr>
      <w:r w:rsidRPr="0788EFCB">
        <w:rPr>
          <w:rFonts w:ascii="Aptos" w:eastAsia="Aptos" w:hAnsi="Aptos" w:cs="Aptos"/>
          <w:color w:val="000000" w:themeColor="text1"/>
        </w:rPr>
        <w:t xml:space="preserve">Isaiah </w:t>
      </w:r>
      <w:proofErr w:type="gramStart"/>
      <w:r w:rsidRPr="0788EFCB">
        <w:rPr>
          <w:rFonts w:ascii="Aptos" w:eastAsia="Aptos" w:hAnsi="Aptos" w:cs="Aptos"/>
          <w:color w:val="000000" w:themeColor="text1"/>
        </w:rPr>
        <w:t>Osborne(</w:t>
      </w:r>
      <w:proofErr w:type="spellStart"/>
      <w:proofErr w:type="gramEnd"/>
      <w:r w:rsidRPr="0788EFCB">
        <w:rPr>
          <w:rFonts w:ascii="Aptos" w:eastAsia="Aptos" w:hAnsi="Aptos" w:cs="Aptos"/>
          <w:b/>
          <w:bCs/>
          <w:color w:val="000000" w:themeColor="text1"/>
        </w:rPr>
        <w:t>IMOsbo</w:t>
      </w:r>
      <w:proofErr w:type="spellEnd"/>
      <w:r w:rsidRPr="0788EFCB">
        <w:rPr>
          <w:rFonts w:ascii="Aptos" w:eastAsia="Aptos" w:hAnsi="Aptos" w:cs="Aptos"/>
          <w:color w:val="000000" w:themeColor="text1"/>
        </w:rPr>
        <w:t>)</w:t>
      </w:r>
    </w:p>
    <w:p w14:paraId="1FE29100" w14:textId="4BA4CCA6" w:rsidR="35AEF312" w:rsidRDefault="35AEF312">
      <w:pPr>
        <w:pStyle w:val="ListParagraph"/>
        <w:numPr>
          <w:ilvl w:val="0"/>
          <w:numId w:val="6"/>
        </w:numPr>
        <w:jc w:val="both"/>
        <w:rPr>
          <w:rFonts w:ascii="Aptos" w:eastAsia="Aptos" w:hAnsi="Aptos" w:cs="Aptos"/>
          <w:color w:val="0078D4"/>
        </w:rPr>
        <w:pPrChange w:id="9" w:author="Isaiah Osborne" w:date="2025-02-28T19:15:00Z">
          <w:pPr/>
        </w:pPrChange>
      </w:pPr>
      <w:r w:rsidRPr="0788EFCB">
        <w:rPr>
          <w:rFonts w:ascii="Aptos" w:eastAsia="Aptos" w:hAnsi="Aptos" w:cs="Aptos"/>
          <w:color w:val="000000" w:themeColor="text1"/>
        </w:rPr>
        <w:t>Karson Woods (</w:t>
      </w:r>
      <w:r w:rsidRPr="0788EFCB">
        <w:rPr>
          <w:rFonts w:ascii="Aptos" w:eastAsia="Aptos" w:hAnsi="Aptos" w:cs="Aptos"/>
          <w:b/>
          <w:bCs/>
          <w:color w:val="000000" w:themeColor="text1"/>
        </w:rPr>
        <w:t>Kwoods132</w:t>
      </w:r>
      <w:r w:rsidRPr="0788EFCB">
        <w:rPr>
          <w:rFonts w:ascii="Aptos" w:eastAsia="Aptos" w:hAnsi="Aptos" w:cs="Aptos"/>
          <w:color w:val="000000" w:themeColor="text1"/>
        </w:rPr>
        <w:t>)</w:t>
      </w:r>
      <w:r w:rsidRPr="0788EFCB">
        <w:rPr>
          <w:rFonts w:ascii="Aptos" w:eastAsia="Aptos" w:hAnsi="Aptos" w:cs="Aptos"/>
          <w:color w:val="D13438"/>
          <w:u w:val="single"/>
        </w:rPr>
        <w:t xml:space="preserve">  </w:t>
      </w:r>
    </w:p>
    <w:p w14:paraId="2B99B2DA" w14:textId="67258D53" w:rsidR="3F5AE3B7" w:rsidRDefault="3F5AE3B7"/>
    <w:p w14:paraId="495B9E4E" w14:textId="4984DA36" w:rsidR="5A40617C" w:rsidRDefault="5A40617C">
      <w:pPr>
        <w:pStyle w:val="Heading2"/>
        <w:rPr>
          <w:ins w:id="10" w:author="Richard Hoehn" w:date="2025-03-17T22:29:00Z" w16du:dateUtc="2025-03-17T22:29:18Z"/>
        </w:rPr>
        <w:pPrChange w:id="11" w:author="Isaiah Osborne" w:date="2025-03-15T23:06:00Z">
          <w:pPr/>
        </w:pPrChange>
      </w:pPr>
      <w:r>
        <w:t>Introduction</w:t>
      </w:r>
    </w:p>
    <w:p w14:paraId="31E2253C" w14:textId="718512B9" w:rsidR="02C253A3" w:rsidRDefault="2451BEF5" w:rsidP="5B8B4030">
      <w:r>
        <w:rPr>
          <w:noProof/>
        </w:rPr>
        <w:drawing>
          <wp:anchor distT="0" distB="0" distL="114300" distR="114300" simplePos="0" relativeHeight="251658240" behindDoc="0" locked="0" layoutInCell="1" allowOverlap="1" wp14:anchorId="392155FC" wp14:editId="14DEC063">
            <wp:simplePos x="0" y="0"/>
            <wp:positionH relativeFrom="column">
              <wp:align>right</wp:align>
            </wp:positionH>
            <wp:positionV relativeFrom="paragraph">
              <wp:posOffset>0</wp:posOffset>
            </wp:positionV>
            <wp:extent cx="2444536" cy="2657475"/>
            <wp:effectExtent l="0" t="0" r="0" b="0"/>
            <wp:wrapSquare wrapText="bothSides"/>
            <wp:docPr id="2024338458" name="Picture 202433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4536" cy="2657475"/>
                    </a:xfrm>
                    <a:prstGeom prst="rect">
                      <a:avLst/>
                    </a:prstGeom>
                    <a:ln w="12700">
                      <a:solidFill>
                        <a:schemeClr val="tx1"/>
                      </a:solidFill>
                      <a:prstDash val="solid"/>
                    </a:ln>
                  </pic:spPr>
                </pic:pic>
              </a:graphicData>
            </a:graphic>
            <wp14:sizeRelH relativeFrom="page">
              <wp14:pctWidth>0</wp14:pctWidth>
            </wp14:sizeRelH>
            <wp14:sizeRelV relativeFrom="page">
              <wp14:pctHeight>0</wp14:pctHeight>
            </wp14:sizeRelV>
          </wp:anchor>
        </w:drawing>
      </w:r>
      <w:r>
        <w:t>Housing discrimination has played a major role in shaping economic and social inequalities in the United States. While legal barriers like racial cove</w:t>
      </w:r>
      <w:r w:rsidR="4275A871">
        <w:t>nants and redlining were banned decades ago, their long-term impact continues to influence property values, mortgage lending</w:t>
      </w:r>
      <w:r w:rsidR="73453238">
        <w:t xml:space="preserve">, and generational wealth. </w:t>
      </w:r>
      <w:r w:rsidR="53A94528">
        <w:t>To</w:t>
      </w:r>
      <w:r w:rsidR="73453238">
        <w:t>day, algorithm decision-making</w:t>
      </w:r>
      <w:r w:rsidR="57954721">
        <w:t xml:space="preserve"> has replaced human judgment in many financial processes, including mortgage approval. While these systems are inte</w:t>
      </w:r>
      <w:r w:rsidR="64D56817">
        <w:t xml:space="preserve">nded to </w:t>
      </w:r>
      <w:r w:rsidR="6F8778CC">
        <w:t xml:space="preserve">be </w:t>
      </w:r>
      <w:r w:rsidR="64D56817">
        <w:t>neutral, they often reinforce historical disparities due to biased data they rely on.</w:t>
      </w:r>
    </w:p>
    <w:p w14:paraId="776910CB" w14:textId="3178953F" w:rsidR="1476C52F" w:rsidRDefault="1476C52F" w:rsidP="0610FA21">
      <w:r>
        <w:t>This project focuses on Hennepin County, Minnesota, where past housing discrimination has left a me</w:t>
      </w:r>
      <w:r w:rsidR="63892DB9">
        <w:t>a</w:t>
      </w:r>
      <w:r>
        <w:t>surable impact on modern</w:t>
      </w:r>
      <w:r w:rsidR="1E5FA458">
        <w:t xml:space="preserve"> lending patterns. By analyzing the relationship between property values, neighborhood demographics, and mortgage approvals</w:t>
      </w:r>
      <w:r w:rsidR="71454C98">
        <w:t>, we investigate whether algorithmic lending models continue to perpetuate historical biases.</w:t>
      </w:r>
    </w:p>
    <w:p w14:paraId="313DF720" w14:textId="03D5CD66" w:rsidR="250D3951" w:rsidRDefault="250D3951" w:rsidP="434E6D48">
      <w:pPr>
        <w:pStyle w:val="Heading2"/>
      </w:pPr>
      <w:r>
        <w:lastRenderedPageBreak/>
        <w:t>Embedding of Historical Biases in Modern Data</w:t>
      </w:r>
    </w:p>
    <w:p w14:paraId="604CC13E" w14:textId="73B4A5F1" w:rsidR="250D3951" w:rsidRDefault="250D3951" w:rsidP="434E6D48">
      <w:pPr>
        <w:rPr>
          <w:ins w:id="12" w:author="Richard Hoehn" w:date="2025-03-20T02:56:00Z" w16du:dateUtc="2025-03-20T02:56:35Z"/>
        </w:rPr>
      </w:pPr>
      <w:r>
        <w:t>Modern datasets on housing and mortgage lending indirectly encapsulate many types of historical biases. Property values</w:t>
      </w:r>
      <w:r w:rsidR="2378EC61">
        <w:t xml:space="preserve">, per the “mapping Prejudice </w:t>
      </w:r>
      <w:r w:rsidR="6D40547B">
        <w:t>Project [</w:t>
      </w:r>
      <w:r w:rsidR="2378EC61">
        <w:t>2</w:t>
      </w:r>
      <w:proofErr w:type="gramStart"/>
      <w:r w:rsidR="2378EC61">
        <w:t xml:space="preserve">], </w:t>
      </w:r>
      <w:r>
        <w:t xml:space="preserve"> in</w:t>
      </w:r>
      <w:proofErr w:type="gramEnd"/>
      <w:r>
        <w:t xml:space="preserve"> </w:t>
      </w:r>
      <w:r w:rsidR="52F51344">
        <w:t xml:space="preserve">lots of </w:t>
      </w:r>
      <w:r>
        <w:t xml:space="preserve">neighborhoods previously subject to racial covenants </w:t>
      </w:r>
      <w:r w:rsidR="174C338D">
        <w:t>have</w:t>
      </w:r>
      <w:ins w:id="13" w:author="Richard Hoehn" w:date="2025-03-20T02:47:00Z">
        <w:r w:rsidR="42F7428F">
          <w:t xml:space="preserve"> </w:t>
        </w:r>
      </w:ins>
      <w:r>
        <w:t>demonstrate</w:t>
      </w:r>
      <w:ins w:id="14" w:author="Richard Hoehn" w:date="2025-03-20T02:45:00Z">
        <w:r w:rsidR="2894DA4A">
          <w:t>d</w:t>
        </w:r>
      </w:ins>
      <w:r>
        <w:t xml:space="preserve"> higher average values today, reflective of long-term economic advantages accruing from historical exclusivity. Conversely, areas historically marginalized through redlining continue to exhibit lower property values and limited investment, perpetuating a cycle of disadvantage.</w:t>
      </w:r>
    </w:p>
    <w:p w14:paraId="49F7CE69" w14:textId="77777777" w:rsidR="00325A15" w:rsidRDefault="0F3A1658">
      <w:pPr>
        <w:keepNext/>
        <w:pPrChange w:id="15" w:author="Richard Hoehn" w:date="2025-03-19T22:03:00Z" w16du:dateUtc="2025-03-20T03:03:00Z">
          <w:pPr/>
        </w:pPrChange>
      </w:pPr>
      <w:r>
        <w:rPr>
          <w:noProof/>
        </w:rPr>
        <w:drawing>
          <wp:inline distT="0" distB="0" distL="0" distR="0" wp14:anchorId="5DF16CDB" wp14:editId="20C3DC14">
            <wp:extent cx="4131013" cy="2178050"/>
            <wp:effectExtent l="0" t="0" r="0" b="0"/>
            <wp:docPr id="2071037859" name="Picture 207103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6658" cy="2186299"/>
                    </a:xfrm>
                    <a:prstGeom prst="rect">
                      <a:avLst/>
                    </a:prstGeom>
                  </pic:spPr>
                </pic:pic>
              </a:graphicData>
            </a:graphic>
          </wp:inline>
        </w:drawing>
      </w:r>
    </w:p>
    <w:p w14:paraId="4F608C15" w14:textId="2974A97F" w:rsidR="0F3A1658" w:rsidRDefault="00325A15">
      <w:pPr>
        <w:pStyle w:val="Caption"/>
        <w:pPrChange w:id="16" w:author="Richard Hoehn" w:date="2025-03-19T22:03:00Z" w16du:dateUtc="2025-03-20T03:03:00Z">
          <w:pPr/>
        </w:pPrChange>
      </w:pPr>
      <w:r>
        <w:t xml:space="preserve">Figure </w:t>
      </w:r>
      <w:fldSimple w:instr=" SEQ Figure \* ARABIC ">
        <w:r w:rsidR="004344EC">
          <w:rPr>
            <w:noProof/>
          </w:rPr>
          <w:t>1</w:t>
        </w:r>
      </w:fldSimple>
      <w:ins w:id="17" w:author="Richard Hoehn" w:date="2025-03-19T22:04:00Z" w16du:dateUtc="2025-03-20T03:04:00Z">
        <w:r w:rsidR="0066303B">
          <w:t xml:space="preserve"> </w:t>
        </w:r>
      </w:ins>
      <w:r>
        <w:t xml:space="preserve">In this figure one can see the tails of White Owners is </w:t>
      </w:r>
      <w:r w:rsidR="00E26843">
        <w:t>far</w:t>
      </w:r>
      <w:r>
        <w:t xml:space="preserve"> larger than Black</w:t>
      </w:r>
    </w:p>
    <w:p w14:paraId="2E6D8E9F" w14:textId="19D68979" w:rsidR="04D78C15" w:rsidRDefault="250D3951" w:rsidP="434E6D48">
      <w:pPr>
        <w:rPr>
          <w:del w:id="18" w:author="Richard Hoehn" w:date="2025-03-20T02:46:00Z" w16du:dateUtc="2025-03-20T02:46:29Z"/>
        </w:rPr>
      </w:pPr>
      <w:r>
        <w:t>The provided dataset</w:t>
      </w:r>
      <w:r w:rsidR="67621A58">
        <w:t>(s)</w:t>
      </w:r>
      <w:r w:rsidR="28EB523F">
        <w:t xml:space="preserve"> </w:t>
      </w:r>
      <w:r w:rsidR="61073510">
        <w:t>indicates</w:t>
      </w:r>
      <w:r w:rsidR="00BC94BB">
        <w:t xml:space="preserve"> a</w:t>
      </w:r>
      <w:ins w:id="19" w:author="Richard Hoehn" w:date="2025-03-20T02:45:00Z">
        <w:r w:rsidR="2261CE7F">
          <w:t xml:space="preserve"> </w:t>
        </w:r>
      </w:ins>
      <w:r>
        <w:t>correlation between covenant density and contemporary property values. Properties historically protected by racial covenants consistently exhibit higher valuations. Interestingly, data collection processes also show a bias—higher-priced properties disproportionately lack racial demographic information</w:t>
      </w:r>
      <w:r w:rsidR="10F2ADFB">
        <w:t xml:space="preserve"> – which in </w:t>
      </w:r>
      <w:r w:rsidR="738638F6">
        <w:t>many</w:t>
      </w:r>
      <w:r w:rsidR="10F2ADFB">
        <w:t xml:space="preserve"> cases seems odd</w:t>
      </w:r>
      <w:r>
        <w:t>. Th</w:t>
      </w:r>
      <w:r w:rsidR="353DEE66">
        <w:t>e</w:t>
      </w:r>
      <w:r>
        <w:t xml:space="preserve"> absence of racial data in high-value transactions could indicate systemic biases in data collection practices, potentially obscuring racial disparities and misrepresenting true demographic impacts.</w:t>
      </w:r>
    </w:p>
    <w:p w14:paraId="026CD404" w14:textId="0603EA1F" w:rsidR="434E6D48" w:rsidRDefault="434E6D48" w:rsidP="434E6D48">
      <w:pPr>
        <w:rPr>
          <w:ins w:id="20" w:author="Isaiah Osborne" w:date="2025-03-15T23:10:00Z" w16du:dateUtc="2025-03-15T23:10:12Z"/>
        </w:rPr>
      </w:pPr>
    </w:p>
    <w:p w14:paraId="4CE3EA8A" w14:textId="2765F452" w:rsidR="3F5AE3B7" w:rsidRDefault="1F354258" w:rsidP="0610FA21">
      <w:pPr>
        <w:pStyle w:val="Heading2"/>
      </w:pPr>
      <w:r>
        <w:t>Methodology</w:t>
      </w:r>
      <w:r w:rsidR="3B795F8A">
        <w:t xml:space="preserve"> &amp; Processes</w:t>
      </w:r>
    </w:p>
    <w:p w14:paraId="6486FACE" w14:textId="097BC131" w:rsidR="1FF26565" w:rsidRDefault="1FF26565" w:rsidP="0610FA21">
      <w:r>
        <w:t>To analyze the role of historical discrimination in</w:t>
      </w:r>
      <w:r w:rsidR="3A66A06B">
        <w:t xml:space="preserve"> modern lending, we followed these steps:</w:t>
      </w:r>
    </w:p>
    <w:p w14:paraId="5CDAB5F4" w14:textId="2C5FD6F6" w:rsidR="3DBBC312" w:rsidRDefault="3DBBC312" w:rsidP="0610FA21">
      <w:r>
        <w:t>For the data collection and preprocessing part of the project, we used a preprocessed dataset covering density,</w:t>
      </w:r>
      <w:r w:rsidR="4FAD6AE7">
        <w:t xml:space="preserve"> property values, demographic statistics, and mo</w:t>
      </w:r>
      <w:r w:rsidR="73B1E7FC">
        <w:t>r</w:t>
      </w:r>
      <w:r w:rsidR="4FAD6AE7">
        <w:t>tgage lending approvals in Hennepin County.</w:t>
      </w:r>
      <w:r w:rsidR="7727E59A">
        <w:t xml:space="preserve"> The data sources included were </w:t>
      </w:r>
      <w:r w:rsidR="1956F66D">
        <w:t>M</w:t>
      </w:r>
      <w:r w:rsidR="7727E59A">
        <w:t xml:space="preserve">apping </w:t>
      </w:r>
      <w:r w:rsidR="263F44F2">
        <w:t>P</w:t>
      </w:r>
      <w:r w:rsidR="7727E59A">
        <w:t xml:space="preserve">rejudice </w:t>
      </w:r>
      <w:r w:rsidR="68A9C6F0">
        <w:t>P</w:t>
      </w:r>
      <w:r w:rsidR="7727E59A">
        <w:t xml:space="preserve">roject (historical racial covenants), </w:t>
      </w:r>
      <w:r w:rsidR="36D6B40C">
        <w:t>C</w:t>
      </w:r>
      <w:r w:rsidR="2C5C2DF1">
        <w:t xml:space="preserve">ensus </w:t>
      </w:r>
      <w:r w:rsidR="5D96900E">
        <w:t xml:space="preserve"> TIGER/LINE Files (census tract boundaries), and H</w:t>
      </w:r>
      <w:r w:rsidR="31129ECE">
        <w:t>MDA Data Browser (mortgage lending statistics</w:t>
      </w:r>
      <w:r w:rsidR="39FE4C5A">
        <w:t>)</w:t>
      </w:r>
      <w:r w:rsidR="31129ECE">
        <w:t>.</w:t>
      </w:r>
    </w:p>
    <w:p w14:paraId="2FD3018D" w14:textId="2D6505FE" w:rsidR="31129ECE" w:rsidRDefault="31129ECE" w:rsidP="0610FA21">
      <w:r>
        <w:t>In the data bias analysis part, we examined how historical racial covenants correlate with modern property values,</w:t>
      </w:r>
      <w:r w:rsidR="0BF2352D">
        <w:t xml:space="preserve"> economic indicators, and neighborhood demographics.</w:t>
      </w:r>
      <w:r w:rsidR="09B5390C">
        <w:t xml:space="preserve"> We also </w:t>
      </w:r>
      <w:r w:rsidR="09B5390C">
        <w:lastRenderedPageBreak/>
        <w:t>identified patterns of investment disparities and wealth accumulation in historical segregated areas.</w:t>
      </w:r>
    </w:p>
    <w:p w14:paraId="5543C28B" w14:textId="476FEE43" w:rsidR="56FBA21C" w:rsidRDefault="56FBA21C" w:rsidP="0610FA21">
      <w:pPr>
        <w:rPr>
          <w:del w:id="21" w:author="Hector Rogel" w:date="2025-03-19T14:56:00Z" w16du:dateUtc="2025-03-19T14:56:07Z"/>
        </w:rPr>
      </w:pPr>
      <w:r>
        <w:t xml:space="preserve">For the algorithmic bias analysis, we investigated whether mortgage approval rates and loan terms differ significantly across neighborhoods with high </w:t>
      </w:r>
      <w:r w:rsidR="3DDBB316">
        <w:t xml:space="preserve">vs. </w:t>
      </w:r>
      <w:r w:rsidR="2D48E2DF">
        <w:t>l</w:t>
      </w:r>
      <w:r w:rsidR="3DDBB316">
        <w:t>ow covenant density</w:t>
      </w:r>
      <w:r w:rsidR="041A059F">
        <w:t xml:space="preserve">. We also evaluated potential proxy variables (property values, neighborhood </w:t>
      </w:r>
      <w:r w:rsidR="2384DEB6">
        <w:t>characteristics</w:t>
      </w:r>
      <w:r w:rsidR="041A059F">
        <w:t xml:space="preserve">) that may </w:t>
      </w:r>
      <w:r w:rsidR="5A3F6B6B">
        <w:t>unintentionally</w:t>
      </w:r>
      <w:r w:rsidR="041A059F">
        <w:t xml:space="preserve"> reinforce racial b</w:t>
      </w:r>
      <w:r w:rsidR="34514966">
        <w:t>ias in lending models.</w:t>
      </w:r>
    </w:p>
    <w:p w14:paraId="69C119C9" w14:textId="5B7C6500" w:rsidR="579BF84A" w:rsidRDefault="579BF84A" w:rsidP="0610FA21">
      <w:pPr>
        <w:pStyle w:val="Heading2"/>
      </w:pPr>
      <w:r>
        <w:t>Data Bias Analysis</w:t>
      </w:r>
    </w:p>
    <w:p w14:paraId="2B9F17CB" w14:textId="374C4F70" w:rsidR="3E6A9F31" w:rsidRDefault="3E6A9F31" w:rsidP="0610FA21">
      <w:pPr>
        <w:rPr>
          <w:ins w:id="22" w:author="Isaiah Osborne" w:date="2025-03-19T18:52:00Z" w16du:dateUtc="2025-03-19T18:52:58Z"/>
        </w:rPr>
      </w:pPr>
      <w:ins w:id="23" w:author="Isaiah Osborne" w:date="2025-03-19T03:37:00Z">
        <w:r>
          <w:t>Looking at the dataset, there definitely appears to be both societal bias</w:t>
        </w:r>
      </w:ins>
      <w:ins w:id="24" w:author="Isaiah Osborne" w:date="2025-03-19T03:38:00Z">
        <w:r>
          <w:t xml:space="preserve"> and bias in their collection methods.</w:t>
        </w:r>
      </w:ins>
    </w:p>
    <w:p w14:paraId="660ED236" w14:textId="236DE333" w:rsidR="7A1086EF" w:rsidRDefault="7A1086EF" w:rsidP="434E6D48">
      <w:pPr>
        <w:jc w:val="center"/>
        <w:rPr>
          <w:ins w:id="25" w:author="Isaiah Osborne" w:date="2025-03-19T03:44:00Z" w16du:dateUtc="2025-03-19T03:44:13Z"/>
        </w:rPr>
      </w:pPr>
      <w:r>
        <w:rPr>
          <w:noProof/>
        </w:rPr>
        <w:drawing>
          <wp:inline distT="0" distB="0" distL="0" distR="0" wp14:anchorId="361FF973" wp14:editId="32827006">
            <wp:extent cx="5943600" cy="4514850"/>
            <wp:effectExtent l="0" t="0" r="0" b="0"/>
            <wp:docPr id="569155407" name="Picture 56915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commentRangeStart w:id="26"/>
      <w:ins w:id="27" w:author="Isaiah Osborne" w:date="2025-03-19T18:53:00Z">
        <w:r>
          <w:t xml:space="preserve">Figure </w:t>
        </w:r>
      </w:ins>
      <w:ins w:id="28" w:author="Isaiah Osborne" w:date="2025-03-20T01:04:00Z">
        <w:r w:rsidR="54198B3C">
          <w:t>1</w:t>
        </w:r>
      </w:ins>
      <w:ins w:id="29" w:author="Isaiah Osborne" w:date="2025-03-19T18:53:00Z">
        <w:r>
          <w:t xml:space="preserve">: </w:t>
        </w:r>
      </w:ins>
      <w:ins w:id="30" w:author="Isaiah Osborne" w:date="2025-03-19T18:54:00Z">
        <w:r w:rsidR="336CC1C3">
          <w:t>D</w:t>
        </w:r>
        <w:r>
          <w:t xml:space="preserve">ifference between prices </w:t>
        </w:r>
      </w:ins>
      <w:ins w:id="31" w:author="Isaiah Osborne" w:date="2025-03-20T01:04:00Z">
        <w:r w:rsidR="7608E734">
          <w:t xml:space="preserve">between house with </w:t>
        </w:r>
      </w:ins>
      <w:ins w:id="32" w:author="Isaiah Osborne" w:date="2025-03-19T18:54:00Z">
        <w:r w:rsidR="509D5EBC">
          <w:t xml:space="preserve">covenants or </w:t>
        </w:r>
      </w:ins>
      <w:ins w:id="33" w:author="Isaiah Osborne" w:date="2025-03-20T01:04:00Z">
        <w:r w:rsidR="1996BD53">
          <w:t xml:space="preserve">without </w:t>
        </w:r>
      </w:ins>
      <w:ins w:id="34" w:author="Isaiah Osborne" w:date="2025-03-19T18:54:00Z">
        <w:r w:rsidR="509D5EBC">
          <w:t>covenants</w:t>
        </w:r>
      </w:ins>
      <w:commentRangeEnd w:id="26"/>
      <w:r>
        <w:commentReference w:id="26"/>
      </w:r>
    </w:p>
    <w:p w14:paraId="1F8984E8" w14:textId="4939D4B6" w:rsidR="203050DF" w:rsidRDefault="203050DF">
      <w:pPr>
        <w:rPr>
          <w:ins w:id="35" w:author="Isaiah Osborne" w:date="2025-03-19T19:04:00Z" w16du:dateUtc="2025-03-19T19:04:26Z"/>
        </w:rPr>
      </w:pPr>
      <w:ins w:id="36" w:author="Isaiah Osborne" w:date="2025-03-19T19:11:00Z">
        <w:r>
          <w:t xml:space="preserve">In the graph above, we can see the average property values </w:t>
        </w:r>
      </w:ins>
      <w:ins w:id="37" w:author="Isaiah Osborne" w:date="2025-03-19T19:12:00Z">
        <w:r w:rsidR="1C63E29D">
          <w:t xml:space="preserve">across </w:t>
        </w:r>
      </w:ins>
      <w:ins w:id="38" w:author="Isaiah Osborne" w:date="2025-03-19T19:11:00Z">
        <w:r>
          <w:t xml:space="preserve">each of our </w:t>
        </w:r>
      </w:ins>
      <w:ins w:id="39" w:author="Isaiah Osborne" w:date="2025-03-19T19:12:00Z">
        <w:r w:rsidR="0DF06D7F">
          <w:t xml:space="preserve">race and covenant categories. </w:t>
        </w:r>
      </w:ins>
      <w:ins w:id="40" w:author="Isaiah Osborne" w:date="2025-03-19T18:55:00Z">
        <w:r w:rsidR="1BD674C4">
          <w:t xml:space="preserve">As expected from the historical context, it looks like the properties that had covenants have higher </w:t>
        </w:r>
      </w:ins>
      <w:ins w:id="41" w:author="Isaiah Osborne" w:date="2025-03-19T18:56:00Z">
        <w:r w:rsidR="1BD674C4">
          <w:t xml:space="preserve">property values. </w:t>
        </w:r>
      </w:ins>
      <w:ins w:id="42" w:author="Isaiah Osborne" w:date="2025-03-19T18:57:00Z">
        <w:r w:rsidR="072A147D">
          <w:t xml:space="preserve">However, besides this, it looks like the </w:t>
        </w:r>
      </w:ins>
      <w:ins w:id="43" w:author="Isaiah Osborne" w:date="2025-03-19T18:58:00Z">
        <w:r w:rsidR="4E702F57">
          <w:lastRenderedPageBreak/>
          <w:t xml:space="preserve">properties that don’t have race data available consistently have higher prices, which is unexpected. It looks </w:t>
        </w:r>
      </w:ins>
      <w:ins w:id="44" w:author="Isaiah Osborne" w:date="2025-03-19T18:59:00Z">
        <w:r w:rsidR="4E702F57">
          <w:t>like whatever process they us</w:t>
        </w:r>
        <w:r w:rsidR="71F4F78F">
          <w:t>ed</w:t>
        </w:r>
        <w:r w:rsidR="4E702F57">
          <w:t xml:space="preserve"> is biased toward </w:t>
        </w:r>
        <w:r w:rsidR="0EB603AE">
          <w:t xml:space="preserve">not including race information for </w:t>
        </w:r>
      </w:ins>
      <w:ins w:id="45" w:author="Isaiah Osborne" w:date="2025-03-19T19:00:00Z">
        <w:r w:rsidR="0EB603AE">
          <w:t>higher-priced properties</w:t>
        </w:r>
      </w:ins>
      <w:ins w:id="46" w:author="Isaiah Osborne" w:date="2025-03-19T19:02:00Z">
        <w:r w:rsidR="5A847B98">
          <w:t>. W</w:t>
        </w:r>
      </w:ins>
      <w:ins w:id="47" w:author="Isaiah Osborne" w:date="2025-03-19T19:00:00Z">
        <w:r w:rsidR="0EB603AE">
          <w:t xml:space="preserve">hether this is </w:t>
        </w:r>
      </w:ins>
      <w:ins w:id="48" w:author="Isaiah Osborne" w:date="2025-03-19T19:01:00Z">
        <w:r w:rsidR="45B86726">
          <w:t xml:space="preserve">caused by </w:t>
        </w:r>
      </w:ins>
      <w:ins w:id="49" w:author="Isaiah Osborne" w:date="2025-03-19T19:02:00Z">
        <w:r w:rsidR="45B86726">
          <w:t xml:space="preserve">the data simply not being available or </w:t>
        </w:r>
        <w:r w:rsidR="75E9301D">
          <w:t xml:space="preserve">other societal factors, this </w:t>
        </w:r>
      </w:ins>
      <w:ins w:id="50" w:author="Isaiah Osborne" w:date="2025-03-19T19:16:00Z">
        <w:r w:rsidR="7CCAD0D8">
          <w:t>could be</w:t>
        </w:r>
      </w:ins>
      <w:ins w:id="51" w:author="Isaiah Osborne" w:date="2025-03-19T19:02:00Z">
        <w:r w:rsidR="75E9301D">
          <w:t xml:space="preserve"> a significant </w:t>
        </w:r>
      </w:ins>
      <w:ins w:id="52" w:author="Isaiah Osborne" w:date="2025-03-19T19:03:00Z">
        <w:r w:rsidR="75E9301D">
          <w:t xml:space="preserve">source </w:t>
        </w:r>
      </w:ins>
      <w:ins w:id="53" w:author="Isaiah Osborne" w:date="2025-03-19T19:02:00Z">
        <w:r w:rsidR="75E9301D">
          <w:t>of bias</w:t>
        </w:r>
      </w:ins>
      <w:ins w:id="54" w:author="Isaiah Osborne" w:date="2025-03-19T19:04:00Z">
        <w:r w:rsidR="444F5863">
          <w:t xml:space="preserve"> in our dataset.</w:t>
        </w:r>
      </w:ins>
    </w:p>
    <w:p w14:paraId="4376D3AC" w14:textId="0BE521CB" w:rsidR="6E9AF15A" w:rsidRDefault="6E9AF15A">
      <w:pPr>
        <w:jc w:val="center"/>
        <w:rPr>
          <w:ins w:id="55" w:author="Isaiah Osborne" w:date="2025-03-19T20:07:00Z" w16du:dateUtc="2025-03-19T20:07:25Z"/>
        </w:rPr>
        <w:pPrChange w:id="56" w:author="Isaiah Osborne" w:date="2025-03-19T20:07:00Z">
          <w:pPr/>
        </w:pPrChange>
      </w:pPr>
      <w:ins w:id="57" w:author="Isaiah Osborne" w:date="2025-03-19T19:17:00Z">
        <w:r>
          <w:rPr>
            <w:noProof/>
          </w:rPr>
          <w:drawing>
            <wp:inline distT="0" distB="0" distL="0" distR="0" wp14:anchorId="586B4DD9" wp14:editId="2325D310">
              <wp:extent cx="3926456" cy="5200648"/>
              <wp:effectExtent l="0" t="0" r="0" b="0"/>
              <wp:docPr id="52487539" name="Picture 5248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926456" cy="5200648"/>
                      </a:xfrm>
                      <a:prstGeom prst="rect">
                        <a:avLst/>
                      </a:prstGeom>
                    </pic:spPr>
                  </pic:pic>
                </a:graphicData>
              </a:graphic>
            </wp:inline>
          </w:drawing>
        </w:r>
      </w:ins>
    </w:p>
    <w:p w14:paraId="5C64372C" w14:textId="04DC3DB3" w:rsidR="20D8996B" w:rsidRDefault="20D8996B" w:rsidP="0610FA21">
      <w:pPr>
        <w:jc w:val="center"/>
        <w:rPr>
          <w:ins w:id="58" w:author="Isaiah Osborne" w:date="2025-03-19T23:23:00Z" w16du:dateUtc="2025-03-19T23:23:19Z"/>
        </w:rPr>
      </w:pPr>
      <w:ins w:id="59" w:author="Isaiah Osborne" w:date="2025-03-19T20:07:00Z">
        <w:r>
          <w:t xml:space="preserve">Figure </w:t>
        </w:r>
      </w:ins>
      <w:ins w:id="60" w:author="Isaiah Osborne" w:date="2025-03-20T01:05:00Z">
        <w:r w:rsidR="2F570944">
          <w:t>2</w:t>
        </w:r>
      </w:ins>
      <w:ins w:id="61" w:author="Isaiah Osborne" w:date="2025-03-19T20:07:00Z">
        <w:r>
          <w:t xml:space="preserve">: </w:t>
        </w:r>
      </w:ins>
      <w:ins w:id="62" w:author="Isaiah Osborne" w:date="2025-03-19T23:23:00Z">
        <w:r w:rsidR="52DD2928">
          <w:t>Loan Approval Rate by Race</w:t>
        </w:r>
      </w:ins>
    </w:p>
    <w:p w14:paraId="70F6CD03" w14:textId="24D1648D" w:rsidR="52DD2928" w:rsidRDefault="52DD2928">
      <w:pPr>
        <w:rPr>
          <w:del w:id="63" w:author="Isaiah Osborne" w:date="2025-03-19T23:32:00Z" w16du:dateUtc="2025-03-19T23:32:08Z"/>
        </w:rPr>
        <w:pPrChange w:id="64" w:author="Isaiah Osborne" w:date="2025-03-19T23:23:00Z">
          <w:pPr>
            <w:jc w:val="center"/>
          </w:pPr>
        </w:pPrChange>
      </w:pPr>
      <w:ins w:id="65" w:author="Isaiah Osborne" w:date="2025-03-19T23:23:00Z">
        <w:r>
          <w:lastRenderedPageBreak/>
          <w:t>From this graph</w:t>
        </w:r>
      </w:ins>
      <w:ins w:id="66" w:author="Isaiah Osborne" w:date="2025-03-19T23:25:00Z">
        <w:r w:rsidR="43CE3B82">
          <w:t xml:space="preserve">, we can see that </w:t>
        </w:r>
      </w:ins>
      <w:ins w:id="67" w:author="Isaiah Osborne" w:date="2025-03-19T23:29:00Z">
        <w:r w:rsidR="5C527880">
          <w:t>loan approval varies significantly with race, with white home owners hav</w:t>
        </w:r>
      </w:ins>
      <w:ins w:id="68" w:author="Isaiah Osborne" w:date="2025-03-19T23:30:00Z">
        <w:r w:rsidR="5C527880">
          <w:t xml:space="preserve">ing the highest </w:t>
        </w:r>
      </w:ins>
      <w:ins w:id="69" w:author="Isaiah Osborne" w:date="2025-03-19T23:32:00Z">
        <w:r w:rsidR="1811B791">
          <w:t xml:space="preserve">loan </w:t>
        </w:r>
      </w:ins>
      <w:ins w:id="70" w:author="Isaiah Osborne" w:date="2025-03-19T23:30:00Z">
        <w:r w:rsidR="5C527880">
          <w:t xml:space="preserve">acceptance rate </w:t>
        </w:r>
      </w:ins>
      <w:ins w:id="71" w:author="Isaiah Osborne" w:date="2025-03-19T23:32:00Z">
        <w:r w:rsidR="54990591">
          <w:t>(“</w:t>
        </w:r>
        <w:r w:rsidR="5F762C34">
          <w:t xml:space="preserve">free form text only” </w:t>
        </w:r>
      </w:ins>
      <w:ins w:id="72" w:author="Isaiah Osborne" w:date="2025-03-19T23:35:00Z">
        <w:r w:rsidR="1CA3937B">
          <w:t xml:space="preserve">has 5 </w:t>
        </w:r>
      </w:ins>
      <w:ins w:id="73" w:author="Isaiah Osborne" w:date="2025-03-19T23:36:00Z">
        <w:r w:rsidR="22823958">
          <w:t xml:space="preserve">houses, so it doesn’t statistically count.) However, </w:t>
        </w:r>
      </w:ins>
      <w:ins w:id="74" w:author="Isaiah Osborne" w:date="2025-03-19T23:49:00Z">
        <w:r w:rsidR="4E088F97">
          <w:t>our “race not available”</w:t>
        </w:r>
        <w:r w:rsidR="00B407A3">
          <w:t xml:space="preserve"> home owners have </w:t>
        </w:r>
      </w:ins>
      <w:ins w:id="75" w:author="Isaiah Osborne" w:date="2025-03-19T23:51:00Z">
        <w:r w:rsidR="1EECE7E9">
          <w:t xml:space="preserve">a significantly lower </w:t>
        </w:r>
      </w:ins>
      <w:ins w:id="76" w:author="Isaiah Osborne" w:date="2025-03-19T23:53:00Z">
        <w:r w:rsidR="4FCAC23E">
          <w:t>approval rate. Considering that “</w:t>
        </w:r>
        <w:r w:rsidR="6244DB9B">
          <w:t xml:space="preserve">race not available” home owners also tended to have </w:t>
        </w:r>
      </w:ins>
      <w:ins w:id="77" w:author="Isaiah Osborne" w:date="2025-03-19T23:55:00Z">
        <w:r w:rsidR="2F023AA2">
          <w:t xml:space="preserve">houses that were worth more than average, so it is </w:t>
        </w:r>
      </w:ins>
      <w:ins w:id="78" w:author="Isaiah Osborne" w:date="2025-03-19T23:58:00Z">
        <w:r w:rsidR="6B3E9082">
          <w:t>surpr</w:t>
        </w:r>
      </w:ins>
      <w:ins w:id="79" w:author="Isaiah Osborne" w:date="2025-03-20T00:01:00Z">
        <w:r w:rsidR="4B11ADD2">
          <w:t>i</w:t>
        </w:r>
      </w:ins>
      <w:ins w:id="80" w:author="Isaiah Osborne" w:date="2025-03-19T23:58:00Z">
        <w:r w:rsidR="6B3E9082">
          <w:t>sing tha</w:t>
        </w:r>
      </w:ins>
      <w:ins w:id="81" w:author="Isaiah Osborne" w:date="2025-03-19T23:59:00Z">
        <w:r w:rsidR="6B3E9082">
          <w:t xml:space="preserve">t they tend to have such low approval rates. </w:t>
        </w:r>
      </w:ins>
      <w:ins w:id="82" w:author="Isaiah Osborne" w:date="2025-03-20T00:28:00Z">
        <w:r w:rsidR="3608FC08">
          <w:t xml:space="preserve">I think this is </w:t>
        </w:r>
      </w:ins>
      <w:ins w:id="83" w:author="Isaiah Osborne" w:date="2025-03-20T00:37:00Z">
        <w:r w:rsidR="28301DC3">
          <w:t xml:space="preserve">probably </w:t>
        </w:r>
      </w:ins>
      <w:ins w:id="84" w:author="Isaiah Osborne" w:date="2025-03-20T00:28:00Z">
        <w:r w:rsidR="3608FC08">
          <w:t>bias in their data collection</w:t>
        </w:r>
      </w:ins>
      <w:ins w:id="85" w:author="Isaiah Osborne" w:date="2025-03-20T00:29:00Z">
        <w:r w:rsidR="3608FC08">
          <w:t xml:space="preserve"> methods</w:t>
        </w:r>
      </w:ins>
      <w:ins w:id="86" w:author="Isaiah Osborne" w:date="2025-03-20T00:32:00Z">
        <w:r w:rsidR="140F8769">
          <w:t xml:space="preserve"> – maybe </w:t>
        </w:r>
      </w:ins>
      <w:ins w:id="87" w:author="Isaiah Osborne" w:date="2025-03-20T00:33:00Z">
        <w:r w:rsidR="11EB85F1">
          <w:t xml:space="preserve">they were relying on </w:t>
        </w:r>
      </w:ins>
      <w:ins w:id="88" w:author="Isaiah Osborne" w:date="2025-03-20T00:35:00Z">
        <w:r w:rsidR="2257A269">
          <w:t xml:space="preserve">houses being sold to collect demographic information, which </w:t>
        </w:r>
      </w:ins>
      <w:ins w:id="89" w:author="Isaiah Osborne" w:date="2025-03-20T00:39:00Z">
        <w:r w:rsidR="450DA678">
          <w:t xml:space="preserve">could skew the overall results. </w:t>
        </w:r>
      </w:ins>
      <w:ins w:id="90" w:author="Isaiah Osborne" w:date="2025-03-20T00:46:00Z">
        <w:r w:rsidR="47A463A9">
          <w:t xml:space="preserve">Whatever the cause of this bias, it definitely could affect the </w:t>
        </w:r>
      </w:ins>
      <w:ins w:id="91" w:author="Isaiah Osborne" w:date="2025-03-20T00:48:00Z">
        <w:r w:rsidR="6936EDB0">
          <w:t>predictive ability of our model.</w:t>
        </w:r>
      </w:ins>
    </w:p>
    <w:p w14:paraId="6B07F9BE" w14:textId="1C190879" w:rsidR="1E1D6E06" w:rsidRDefault="1E1D6E06">
      <w:pPr>
        <w:pStyle w:val="Heading2"/>
        <w:rPr>
          <w:ins w:id="92" w:author="Richard Hoehn" w:date="2025-03-17T22:29:00Z" w16du:dateUtc="2025-03-17T22:29:16Z"/>
        </w:rPr>
        <w:pPrChange w:id="93" w:author="Isaiah Osborne" w:date="2025-03-15T23:13:00Z">
          <w:pPr/>
        </w:pPrChange>
      </w:pPr>
      <w:r>
        <w:t>Algorithmic Bias Analysis</w:t>
      </w:r>
    </w:p>
    <w:p w14:paraId="12AD90B2" w14:textId="5E3B28B0" w:rsidR="2F3EBFE2" w:rsidRDefault="2F3EBFE2">
      <w:r>
        <w:t>After evaluating the dataset, there appears to be some form</w:t>
      </w:r>
      <w:r w:rsidR="256FB3CF">
        <w:t xml:space="preserve"> of algorithmic bias. </w:t>
      </w:r>
      <w:r w:rsidR="374E5024">
        <w:t xml:space="preserve">Some notable forms of bias came in the form of derived race, </w:t>
      </w:r>
      <w:r w:rsidR="5ED6A5EA">
        <w:t>tract minority population percent, and tract to msa income percentage.</w:t>
      </w:r>
      <w:r w:rsidR="4F844AEF">
        <w:t xml:space="preserve"> </w:t>
      </w:r>
    </w:p>
    <w:p w14:paraId="7F41BA72" w14:textId="3E83E9E7" w:rsidR="0796D9C3" w:rsidRDefault="0796D9C3">
      <w:pPr>
        <w:jc w:val="center"/>
        <w:pPrChange w:id="94" w:author="Karson Woods" w:date="2025-03-20T03:07:00Z">
          <w:pPr/>
        </w:pPrChange>
      </w:pPr>
      <w:r>
        <w:rPr>
          <w:noProof/>
        </w:rPr>
        <w:drawing>
          <wp:inline distT="0" distB="0" distL="0" distR="0" wp14:anchorId="60BB2E2B" wp14:editId="053A1853">
            <wp:extent cx="3257550" cy="2857143"/>
            <wp:effectExtent l="0" t="0" r="0" b="0"/>
            <wp:docPr id="2115667678" name="Picture 211566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7550" cy="2857143"/>
                    </a:xfrm>
                    <a:prstGeom prst="rect">
                      <a:avLst/>
                    </a:prstGeom>
                  </pic:spPr>
                </pic:pic>
              </a:graphicData>
            </a:graphic>
          </wp:inline>
        </w:drawing>
      </w:r>
    </w:p>
    <w:p w14:paraId="27831B02" w14:textId="5D00717E" w:rsidR="0796D9C3" w:rsidRDefault="0796D9C3" w:rsidP="02C253A3">
      <w:pPr>
        <w:jc w:val="center"/>
      </w:pPr>
      <w:r>
        <w:t>Figure 3: Predicted vs Actual Approval Rates by Derived Race</w:t>
      </w:r>
    </w:p>
    <w:p w14:paraId="7E4ED7FD" w14:textId="737F44EB" w:rsidR="7D68D00E" w:rsidRDefault="7D68D00E" w:rsidP="02C253A3">
      <w:r>
        <w:t xml:space="preserve">Looking at predicted vs actual approval rates, we can already see there are some large discrepancies in the values we got. </w:t>
      </w:r>
      <w:r w:rsidR="5E344C39">
        <w:t xml:space="preserve">Most notable are the predicted vs actual approval rates for white people. The actual approval </w:t>
      </w:r>
      <w:r w:rsidR="68A15150">
        <w:t xml:space="preserve">rate for white people was around 76% whereas </w:t>
      </w:r>
      <w:r w:rsidR="1E498047">
        <w:t xml:space="preserve">their </w:t>
      </w:r>
      <w:r w:rsidR="68A15150">
        <w:t xml:space="preserve">predicted approval rates were around </w:t>
      </w:r>
      <w:r w:rsidR="30174387">
        <w:t xml:space="preserve">97%. </w:t>
      </w:r>
      <w:r w:rsidR="1F2DCEAF">
        <w:t xml:space="preserve">This is indicative of some form of racial bias as </w:t>
      </w:r>
      <w:r w:rsidR="1F2DCEAF">
        <w:lastRenderedPageBreak/>
        <w:t xml:space="preserve">we’re </w:t>
      </w:r>
      <w:r w:rsidR="2A434076">
        <w:t xml:space="preserve">highly </w:t>
      </w:r>
      <w:r w:rsidR="1F2DCEAF">
        <w:t xml:space="preserve">more likely to approve white people based off the selected features </w:t>
      </w:r>
      <w:r w:rsidR="3C3B816A">
        <w:t xml:space="preserve">for our predictive models. </w:t>
      </w:r>
      <w:r w:rsidR="46E85971">
        <w:t xml:space="preserve">This also holds true for </w:t>
      </w:r>
      <w:r w:rsidR="541C2459">
        <w:t xml:space="preserve">Asians with an actual approval rate of around 71% with a predicted approval rate of around 81% to 85% depending on the predictive model. </w:t>
      </w:r>
    </w:p>
    <w:p w14:paraId="72D35CBC" w14:textId="6DDA3C1F" w:rsidR="541C2459" w:rsidRDefault="541C2459">
      <w:pPr>
        <w:jc w:val="center"/>
        <w:pPrChange w:id="95" w:author="Karson Woods" w:date="2025-03-20T03:23:00Z">
          <w:pPr/>
        </w:pPrChange>
      </w:pPr>
      <w:r>
        <w:rPr>
          <w:noProof/>
        </w:rPr>
        <w:drawing>
          <wp:inline distT="0" distB="0" distL="0" distR="0" wp14:anchorId="3EE19738" wp14:editId="432F3612">
            <wp:extent cx="3152775" cy="1615797"/>
            <wp:effectExtent l="0" t="0" r="0" b="0"/>
            <wp:docPr id="19926262" name="Picture 1992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2775" cy="1615797"/>
                    </a:xfrm>
                    <a:prstGeom prst="rect">
                      <a:avLst/>
                    </a:prstGeom>
                  </pic:spPr>
                </pic:pic>
              </a:graphicData>
            </a:graphic>
          </wp:inline>
        </w:drawing>
      </w:r>
    </w:p>
    <w:p w14:paraId="4ADBE8DF" w14:textId="686315DE" w:rsidR="541C2459" w:rsidRDefault="541C2459" w:rsidP="02C253A3">
      <w:pPr>
        <w:jc w:val="center"/>
        <w:rPr>
          <w:del w:id="96" w:author="Karson Woods" w:date="2025-03-20T03:24:00Z" w16du:dateUtc="2025-03-20T03:24:32Z"/>
        </w:rPr>
      </w:pPr>
      <w:r>
        <w:t>Figure 4: Top 10 Important Features</w:t>
      </w:r>
      <w:r w:rsidR="79325F97">
        <w:t xml:space="preserve"> in Risk Assessment</w:t>
      </w:r>
    </w:p>
    <w:p w14:paraId="7398722F" w14:textId="46D617ED" w:rsidR="61EEA966" w:rsidRDefault="61EEA966" w:rsidP="02C253A3">
      <w:pPr>
        <w:jc w:val="both"/>
      </w:pPr>
      <w:r>
        <w:t>Looking at feature importance for risk asses</w:t>
      </w:r>
      <w:r w:rsidR="2D5927DB">
        <w:t>s</w:t>
      </w:r>
      <w:r>
        <w:t xml:space="preserve">ment, </w:t>
      </w:r>
      <w:r w:rsidR="135FC457">
        <w:t xml:space="preserve">some of the more important ones were tract minority population percent, tract to msa income percentage, and whether or not someone was white. </w:t>
      </w:r>
      <w:r w:rsidR="2C130567">
        <w:t xml:space="preserve">With tract minority population </w:t>
      </w:r>
      <w:r w:rsidR="47A4D225">
        <w:t>percent</w:t>
      </w:r>
      <w:r w:rsidR="2C130567">
        <w:t xml:space="preserve"> being a rather important feature at 29.54%, </w:t>
      </w:r>
      <w:r w:rsidR="5F2D90B5">
        <w:t xml:space="preserve">our model is likely capturing a significant portion of bias from this specific variable. For example, it’s possible that </w:t>
      </w:r>
      <w:r w:rsidR="0F3531F9">
        <w:t xml:space="preserve">tracts with a higher minority population are negatively impacting </w:t>
      </w:r>
      <w:r w:rsidR="0B8A6E91">
        <w:t>their predicted approval rates which would coincide with the lower predicted approval rates they have compared to white people. Another interesting form of racial bi</w:t>
      </w:r>
      <w:r w:rsidR="0B86ADE0">
        <w:t xml:space="preserve">as that we can see is that white and Asian people are given more importance when it comes to risk assessment than other races. </w:t>
      </w:r>
    </w:p>
    <w:p w14:paraId="495A303F" w14:textId="5840259A" w:rsidR="68B7C7CF" w:rsidRDefault="68B7C7CF" w:rsidP="54DCACF5">
      <w:pPr>
        <w:jc w:val="both"/>
      </w:pPr>
      <w:r>
        <w:t xml:space="preserve">Overall, there are multiple forms of bias that affect our predictive model. If we were to use this model for evaluating whether someone should be approved or not, we would likely want to explore </w:t>
      </w:r>
      <w:r w:rsidR="2AFD1528">
        <w:t xml:space="preserve">some </w:t>
      </w:r>
      <w:r>
        <w:t xml:space="preserve">bias mitigation techniques </w:t>
      </w:r>
      <w:r w:rsidR="3C544BDB">
        <w:t xml:space="preserve">such as reweighting the data. </w:t>
      </w:r>
    </w:p>
    <w:p w14:paraId="6882E8C8" w14:textId="66202022" w:rsidR="0CBDE016" w:rsidRDefault="0CBDE016">
      <w:pPr>
        <w:pStyle w:val="Heading2"/>
        <w:pPrChange w:id="97" w:author="Richard Hoehn" w:date="2025-03-17T22:29:00Z">
          <w:pPr/>
        </w:pPrChange>
      </w:pPr>
      <w:r>
        <w:t>Discussions</w:t>
      </w:r>
    </w:p>
    <w:p w14:paraId="17CE7D6B" w14:textId="134BADC0" w:rsidR="0CBDE016" w:rsidRDefault="0CBDE016">
      <w:pPr>
        <w:pPrChange w:id="98" w:author="Richard Hoehn" w:date="2025-03-17T22:30:00Z">
          <w:pPr>
            <w:pStyle w:val="Heading2"/>
          </w:pPr>
        </w:pPrChange>
      </w:pPr>
      <w:r>
        <w:t>In this section we are looking at various implications regarding modern lending and options for mitigations and respective strategies.</w:t>
      </w:r>
    </w:p>
    <w:p w14:paraId="168BCCB9" w14:textId="0D65CC4B" w:rsidR="0CBDE016" w:rsidRDefault="0CBDE016">
      <w:pPr>
        <w:pStyle w:val="Heading3"/>
        <w:pPrChange w:id="99" w:author="Richard Hoehn" w:date="2025-03-17T22:29:00Z">
          <w:pPr>
            <w:pStyle w:val="Heading2"/>
          </w:pPr>
        </w:pPrChange>
      </w:pPr>
      <w:r>
        <w:t>Implications for Modern Lending</w:t>
      </w:r>
    </w:p>
    <w:p w14:paraId="32BE86D9" w14:textId="5A9F4D85" w:rsidR="6BC39721" w:rsidRDefault="6BC39721">
      <w:pPr>
        <w:pPrChange w:id="100" w:author="Richard Hoehn" w:date="2025-03-17T22:30:00Z">
          <w:pPr>
            <w:pStyle w:val="Heading3"/>
          </w:pPr>
        </w:pPrChange>
      </w:pPr>
      <w:r>
        <w:t xml:space="preserve">Lenders often claim that algorithms remove human bias making. However, our analysis shows that bias does not need to be explicitly </w:t>
      </w:r>
      <w:r w:rsidR="7158A133">
        <w:t xml:space="preserve">programmed into an algorithm for it to exist. It can emerge from the data itself. </w:t>
      </w:r>
      <w:r w:rsidR="4072064F">
        <w:t>If left unchecked, these biases ca</w:t>
      </w:r>
      <w:r w:rsidR="36D189FC">
        <w:t>n</w:t>
      </w:r>
      <w:r w:rsidR="4072064F">
        <w:t xml:space="preserve"> continue limiting </w:t>
      </w:r>
      <w:r w:rsidR="0C3A4E63">
        <w:t>hom</w:t>
      </w:r>
      <w:r w:rsidR="736442A8">
        <w:t>e</w:t>
      </w:r>
      <w:r w:rsidR="0C3A4E63">
        <w:t>ownership</w:t>
      </w:r>
      <w:r w:rsidR="4072064F">
        <w:t xml:space="preserve"> </w:t>
      </w:r>
      <w:r w:rsidR="365F5E70">
        <w:t>opportunities</w:t>
      </w:r>
      <w:r w:rsidR="4072064F">
        <w:t xml:space="preserve"> for marginalized groups and worsening economic inequal</w:t>
      </w:r>
      <w:r w:rsidR="2868EDC2">
        <w:t>ity.</w:t>
      </w:r>
    </w:p>
    <w:p w14:paraId="58F15633" w14:textId="3D22C528" w:rsidR="0CBDE016" w:rsidRDefault="0CBDE016">
      <w:pPr>
        <w:pStyle w:val="Heading3"/>
        <w:pPrChange w:id="101" w:author="Richard Hoehn" w:date="2025-03-17T22:30:00Z">
          <w:pPr/>
        </w:pPrChange>
      </w:pPr>
      <w:r>
        <w:lastRenderedPageBreak/>
        <w:t>Proposed Mitigation Strategies</w:t>
      </w:r>
    </w:p>
    <w:p w14:paraId="06581BA2" w14:textId="4C8B2042" w:rsidR="25A0EE2E" w:rsidRDefault="25A0EE2E" w:rsidP="0610FA21">
      <w:r>
        <w:t>To reduce bias in lending, institutions must:</w:t>
      </w:r>
    </w:p>
    <w:p w14:paraId="19CEA99C" w14:textId="7F2C73E2" w:rsidR="27F11309" w:rsidRDefault="27F11309" w:rsidP="0610FA21">
      <w:pPr>
        <w:pStyle w:val="ListParagraph"/>
        <w:numPr>
          <w:ilvl w:val="0"/>
          <w:numId w:val="5"/>
        </w:numPr>
      </w:pPr>
      <w:r w:rsidRPr="0610FA21">
        <w:t>Increase transparency in how lending models assess risk.</w:t>
      </w:r>
    </w:p>
    <w:p w14:paraId="32D7A11C" w14:textId="56C3CC23" w:rsidR="27F11309" w:rsidRDefault="27F11309" w:rsidP="0610FA21">
      <w:pPr>
        <w:pStyle w:val="ListParagraph"/>
        <w:numPr>
          <w:ilvl w:val="0"/>
          <w:numId w:val="5"/>
        </w:numPr>
      </w:pPr>
      <w:r w:rsidRPr="0610FA21">
        <w:t>Regularly audit algorithms for unintended bias.</w:t>
      </w:r>
    </w:p>
    <w:p w14:paraId="41970AC0" w14:textId="442F6F83" w:rsidR="27F11309" w:rsidRDefault="27F11309" w:rsidP="0610FA21">
      <w:pPr>
        <w:pStyle w:val="ListParagraph"/>
        <w:numPr>
          <w:ilvl w:val="0"/>
          <w:numId w:val="5"/>
        </w:numPr>
      </w:pPr>
      <w:r w:rsidRPr="0610FA21">
        <w:t>Consider alternatives risk assessment models that minimize reliance on historical biased variables.</w:t>
      </w:r>
    </w:p>
    <w:p w14:paraId="278282D8" w14:textId="4188E7E6" w:rsidR="27F11309" w:rsidRDefault="27F11309" w:rsidP="0610FA21">
      <w:pPr>
        <w:pStyle w:val="ListParagraph"/>
        <w:numPr>
          <w:ilvl w:val="0"/>
          <w:numId w:val="5"/>
        </w:numPr>
      </w:pPr>
      <w:r w:rsidRPr="0610FA21">
        <w:t>Encourage fair housing policies that address systemic inequalities beyond algorithmic decision-making.</w:t>
      </w:r>
    </w:p>
    <w:p w14:paraId="0F253DD7" w14:textId="77785383" w:rsidR="1E1D6E06" w:rsidRDefault="1E1D6E06" w:rsidP="0610FA21">
      <w:pPr>
        <w:pStyle w:val="Heading2"/>
      </w:pPr>
      <w:r>
        <w:t>Conclusions</w:t>
      </w:r>
    </w:p>
    <w:p w14:paraId="6B15076E" w14:textId="22B515A0" w:rsidR="3F5AE3B7" w:rsidRDefault="1CEFD6AA" w:rsidP="3F5AE3B7">
      <w:r>
        <w:t xml:space="preserve">This project highlights how historical housing discrimination is embedded in modern mortgage lending practices. While lending algorithms are </w:t>
      </w:r>
      <w:r w:rsidR="39998840">
        <w:t>meant to be neutral, they often reflect and reinforce past biases rather than eliminating them. Addressing these disparities requires a proactive approach</w:t>
      </w:r>
      <w:r w:rsidR="27F89436">
        <w:t>. One that goes beyond improving algorithms and tackles the root causes of housing inequalit</w:t>
      </w:r>
      <w:r w:rsidR="4DB4D3FA">
        <w:t>y.</w:t>
      </w:r>
    </w:p>
    <w:p w14:paraId="57EEDA9C" w14:textId="407FF834" w:rsidR="1E1D6E06" w:rsidRDefault="1E1D6E06">
      <w:pPr>
        <w:pStyle w:val="Heading2"/>
        <w:pPrChange w:id="102" w:author="Isaiah Osborne" w:date="2025-03-15T23:14:00Z">
          <w:pPr/>
        </w:pPrChange>
      </w:pPr>
      <w:r>
        <w:t>Ramsey Data Work</w:t>
      </w:r>
    </w:p>
    <w:p w14:paraId="69A50AF6" w14:textId="39B95F0C" w:rsidR="1E1D6E06" w:rsidRDefault="1E1D6E06" w:rsidP="434E6D48">
      <w:pPr>
        <w:spacing w:after="240"/>
        <w:rPr>
          <w:ins w:id="103" w:author="Isaiah Osborne" w:date="2025-03-20T00:58:00Z" w16du:dateUtc="2025-03-20T00:58:10Z"/>
        </w:rPr>
      </w:pPr>
      <w:r>
        <w:t>We originally tried to</w:t>
      </w:r>
      <w:r w:rsidR="7CD41152">
        <w:t xml:space="preserve"> incorporate data from Ramsey County. We started by exploring the original UMD data repositor</w:t>
      </w:r>
      <w:r w:rsidR="657A2A1A">
        <w:t>y to see if they had any information for Ramsey County; unfortunately, the processed data only included Hennepin County.</w:t>
      </w:r>
      <w:r w:rsidR="5A3C7D35">
        <w:t xml:space="preserve"> After exploring </w:t>
      </w:r>
      <w:r w:rsidR="3260BA60">
        <w:t xml:space="preserve">UMD’s data repositories </w:t>
      </w:r>
      <w:r w:rsidR="2F275414">
        <w:t xml:space="preserve">further, we found </w:t>
      </w:r>
      <w:r w:rsidR="5F195367">
        <w:t xml:space="preserve">the entire covenant </w:t>
      </w:r>
      <w:r w:rsidR="2F275414">
        <w:t>data</w:t>
      </w:r>
      <w:r w:rsidR="35B590F5">
        <w:t xml:space="preserve">set </w:t>
      </w:r>
      <w:r w:rsidR="0001B7C4">
        <w:t xml:space="preserve">as an ArcGIS feature layer available </w:t>
      </w:r>
      <w:r w:rsidR="35B590F5">
        <w:t>from UMD</w:t>
      </w:r>
      <w:r w:rsidR="7A61588F">
        <w:t xml:space="preserve"> [1]</w:t>
      </w:r>
      <w:r w:rsidR="35B590F5">
        <w:t xml:space="preserve">. </w:t>
      </w:r>
      <w:r w:rsidR="4C6D1F69">
        <w:t xml:space="preserve">Once finding that dataset, we started </w:t>
      </w:r>
      <w:r w:rsidR="1C26436A">
        <w:t>downloading it and filtering it down</w:t>
      </w:r>
      <w:ins w:id="104" w:author="Isaiah Osborne" w:date="2025-03-19T02:24:00Z">
        <w:r w:rsidR="268E5BA3">
          <w:t xml:space="preserve"> </w:t>
        </w:r>
      </w:ins>
      <w:del w:id="105" w:author="Isaiah Osborne" w:date="2025-03-19T02:24:00Z">
        <w:r w:rsidDel="1E1D6E06">
          <w:delText xml:space="preserve"> </w:delText>
        </w:r>
      </w:del>
      <w:r w:rsidR="4C6D1F69">
        <w:t xml:space="preserve">to </w:t>
      </w:r>
      <w:r w:rsidR="7E29392D">
        <w:t xml:space="preserve">just Ramsey County. </w:t>
      </w:r>
      <w:r w:rsidR="1DE79728">
        <w:t xml:space="preserve">Ultimately, we were not able to </w:t>
      </w:r>
      <w:r w:rsidR="5EE5F47F">
        <w:t xml:space="preserve">get the </w:t>
      </w:r>
      <w:r w:rsidR="733384B0">
        <w:t>address geolocation and spatial joins to ever work properly</w:t>
      </w:r>
      <w:r w:rsidR="227C0DD7">
        <w:t>, despite spending a large amount of researching the dataset.</w:t>
      </w:r>
    </w:p>
    <w:p w14:paraId="630EC8D9" w14:textId="43B795BA" w:rsidR="1E1D6E06" w:rsidRDefault="1E1D6E06" w:rsidP="434E6D48">
      <w:r>
        <w:br w:type="page"/>
      </w:r>
    </w:p>
    <w:p w14:paraId="0F942057" w14:textId="399384F6" w:rsidR="1E1D6E06" w:rsidRDefault="05440BAF">
      <w:pPr>
        <w:pStyle w:val="Heading1"/>
        <w:rPr>
          <w:ins w:id="106" w:author="Isaiah Osborne" w:date="2025-03-20T00:59:00Z" w16du:dateUtc="2025-03-20T00:59:33Z"/>
        </w:rPr>
        <w:pPrChange w:id="107" w:author="Isaiah Osborne" w:date="2025-03-20T00:58:00Z">
          <w:pPr>
            <w:spacing w:after="240"/>
          </w:pPr>
        </w:pPrChange>
      </w:pPr>
      <w:ins w:id="108" w:author="Isaiah Osborne" w:date="2025-03-20T00:58:00Z">
        <w:r>
          <w:lastRenderedPageBreak/>
          <w:t>Works Cited</w:t>
        </w:r>
      </w:ins>
    </w:p>
    <w:p w14:paraId="346C540D" w14:textId="19B32753" w:rsidR="1E1D6E06" w:rsidRDefault="294E8676">
      <w:pPr>
        <w:rPr>
          <w:ins w:id="109" w:author="Richard Hoehn" w:date="2025-03-20T02:43:00Z" w16du:dateUtc="2025-03-20T02:43:41Z"/>
        </w:rPr>
        <w:pPrChange w:id="110" w:author="Isaiah Osborne" w:date="2025-03-20T00:59:00Z">
          <w:pPr>
            <w:pStyle w:val="Heading1"/>
          </w:pPr>
        </w:pPrChange>
      </w:pPr>
      <w:ins w:id="111" w:author="Isaiah Osborne" w:date="2025-03-20T00:59:00Z">
        <w:r>
          <w:t>[1] “Layer: All_Covenants_8_4_2018 (ID:0).” Available: https://services.arcgis.com/8df8p0NlLFEShl0r/ArcGIS/rest/services/All_Covenants_8_4_2018/FeatureServer/0. [Accessed: Mar. 19, 2025]</w:t>
        </w:r>
      </w:ins>
    </w:p>
    <w:p w14:paraId="33452BCB" w14:textId="2BB6FEBD" w:rsidR="1E1D6E06" w:rsidRDefault="63EBDA7E" w:rsidP="434E6D48">
      <w:pPr>
        <w:rPr>
          <w:ins w:id="112" w:author="Isaiah Osborne" w:date="2025-03-20T00:59:00Z" w16du:dateUtc="2025-03-20T00:59:21Z"/>
        </w:rPr>
      </w:pPr>
      <w:ins w:id="113" w:author="Richard Hoehn" w:date="2025-03-20T02:43:00Z">
        <w:r w:rsidRPr="434E6D48">
          <w:rPr>
            <w:rFonts w:ascii="Aptos" w:eastAsia="Aptos" w:hAnsi="Aptos" w:cs="Aptos"/>
          </w:rPr>
          <w:t xml:space="preserve">[2] “Mapping Prejudice Project”. (2025). </w:t>
        </w:r>
        <w:r w:rsidRPr="434E6D48">
          <w:rPr>
            <w:rFonts w:ascii="Aptos" w:eastAsia="Aptos" w:hAnsi="Aptos" w:cs="Aptos"/>
            <w:i/>
            <w:iCs/>
          </w:rPr>
          <w:t>Racial Covenants and Property Values in Hennepin County</w:t>
        </w:r>
        <w:r w:rsidRPr="434E6D48">
          <w:rPr>
            <w:rFonts w:ascii="Aptos" w:eastAsia="Aptos" w:hAnsi="Aptos" w:cs="Aptos"/>
          </w:rPr>
          <w:t xml:space="preserve">. Retrieved from </w:t>
        </w:r>
        <w:r w:rsidR="1E1D6E06">
          <w:fldChar w:fldCharType="begin"/>
        </w:r>
        <w:r w:rsidR="1E1D6E06">
          <w:instrText xml:space="preserve">HYPERLINK "https://mappingprejudice.umn.edu/" </w:instrText>
        </w:r>
        <w:r w:rsidR="1E1D6E06">
          <w:fldChar w:fldCharType="separate"/>
        </w:r>
        <w:r w:rsidRPr="434E6D48">
          <w:rPr>
            <w:rStyle w:val="Hyperlink"/>
            <w:rFonts w:ascii="Aptos" w:eastAsia="Aptos" w:hAnsi="Aptos" w:cs="Aptos"/>
          </w:rPr>
          <w:t>https://mappingprejudice.umn.edu/</w:t>
        </w:r>
        <w:r w:rsidR="1E1D6E06">
          <w:fldChar w:fldCharType="end"/>
        </w:r>
      </w:ins>
    </w:p>
    <w:p w14:paraId="755B2D91" w14:textId="797A19A5" w:rsidR="1E1D6E06" w:rsidRDefault="1E1D6E06" w:rsidP="434E6D48">
      <w:pPr>
        <w:spacing w:after="240"/>
      </w:pPr>
    </w:p>
    <w:sectPr w:rsidR="1E1D6E06">
      <w:headerReference w:type="default"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Isaiah Osborne" w:date="2025-03-19T13:54:00Z" w:initials="IO">
    <w:p w14:paraId="2F4AD3DA" w14:textId="002C395B" w:rsidR="0066303B" w:rsidRDefault="0066303B">
      <w:r>
        <w:annotationRef/>
      </w:r>
      <w:r w:rsidRPr="6C0413C6">
        <w:t>I'll come up with a better caption later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AD3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A2C798" w16cex:dateUtc="2025-03-19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AD3DA" w16cid:durableId="17A2C7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2022" w14:textId="77777777" w:rsidR="0060221E" w:rsidRDefault="0060221E">
      <w:pPr>
        <w:spacing w:after="0" w:line="240" w:lineRule="auto"/>
      </w:pPr>
      <w:r>
        <w:separator/>
      </w:r>
    </w:p>
  </w:endnote>
  <w:endnote w:type="continuationSeparator" w:id="0">
    <w:p w14:paraId="2D825DE5" w14:textId="77777777" w:rsidR="0060221E" w:rsidRDefault="0060221E">
      <w:pPr>
        <w:spacing w:after="0" w:line="240" w:lineRule="auto"/>
      </w:pPr>
      <w:r>
        <w:continuationSeparator/>
      </w:r>
    </w:p>
  </w:endnote>
  <w:endnote w:type="continuationNotice" w:id="1">
    <w:p w14:paraId="541E9C0D" w14:textId="77777777" w:rsidR="0060221E" w:rsidRDefault="006022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24" w:author="Richard Hoehn" w:date="2025-03-20T02:52:00Z">
        <w:tblPr>
          <w:tblStyle w:val="TableGrid"/>
          <w:tblW w:w="0" w:type="nil"/>
          <w:tblLayout w:type="fixed"/>
          <w:tblLook w:val="06A0" w:firstRow="1" w:lastRow="0" w:firstColumn="1" w:lastColumn="0" w:noHBand="1" w:noVBand="1"/>
        </w:tblPr>
      </w:tblPrChange>
    </w:tblPr>
    <w:tblGrid>
      <w:gridCol w:w="3120"/>
      <w:gridCol w:w="3120"/>
      <w:gridCol w:w="3120"/>
      <w:tblGridChange w:id="125">
        <w:tblGrid>
          <w:gridCol w:w="10"/>
          <w:gridCol w:w="3110"/>
          <w:gridCol w:w="10"/>
          <w:gridCol w:w="3110"/>
          <w:gridCol w:w="10"/>
          <w:gridCol w:w="3110"/>
          <w:gridCol w:w="10"/>
        </w:tblGrid>
      </w:tblGridChange>
    </w:tblGrid>
    <w:tr w:rsidR="434E6D48" w14:paraId="54625C61" w14:textId="77777777" w:rsidTr="434E6D48">
      <w:trPr>
        <w:trHeight w:val="300"/>
        <w:trPrChange w:id="126" w:author="Richard Hoehn" w:date="2025-03-20T02:52:00Z">
          <w:trPr>
            <w:gridBefore w:val="1"/>
            <w:trHeight w:val="300"/>
          </w:trPr>
        </w:trPrChange>
      </w:trPr>
      <w:tc>
        <w:tcPr>
          <w:tcW w:w="3120" w:type="dxa"/>
          <w:tcPrChange w:id="127" w:author="Richard Hoehn" w:date="2025-03-20T02:52:00Z">
            <w:tcPr>
              <w:tcW w:w="3120" w:type="dxa"/>
              <w:gridSpan w:val="2"/>
            </w:tcPr>
          </w:tcPrChange>
        </w:tcPr>
        <w:p w14:paraId="741BF8C5" w14:textId="41B88243" w:rsidR="434E6D48" w:rsidRDefault="434E6D48">
          <w:pPr>
            <w:pStyle w:val="Header"/>
            <w:ind w:left="-115"/>
            <w:pPrChange w:id="128" w:author="Richard Hoehn" w:date="2025-03-20T02:52:00Z">
              <w:pPr/>
            </w:pPrChange>
          </w:pPr>
        </w:p>
      </w:tc>
      <w:tc>
        <w:tcPr>
          <w:tcW w:w="3120" w:type="dxa"/>
          <w:tcPrChange w:id="129" w:author="Richard Hoehn" w:date="2025-03-20T02:52:00Z">
            <w:tcPr>
              <w:tcW w:w="3120" w:type="dxa"/>
              <w:gridSpan w:val="2"/>
            </w:tcPr>
          </w:tcPrChange>
        </w:tcPr>
        <w:p w14:paraId="2A9A4E50" w14:textId="178545FD" w:rsidR="434E6D48" w:rsidRDefault="434E6D48">
          <w:pPr>
            <w:pStyle w:val="Header"/>
            <w:jc w:val="center"/>
            <w:pPrChange w:id="130" w:author="Richard Hoehn" w:date="2025-03-20T02:52:00Z">
              <w:pPr/>
            </w:pPrChange>
          </w:pPr>
        </w:p>
      </w:tc>
      <w:tc>
        <w:tcPr>
          <w:tcW w:w="3120" w:type="dxa"/>
          <w:tcPrChange w:id="131" w:author="Richard Hoehn" w:date="2025-03-20T02:52:00Z">
            <w:tcPr>
              <w:tcW w:w="3120" w:type="dxa"/>
              <w:gridSpan w:val="2"/>
            </w:tcPr>
          </w:tcPrChange>
        </w:tcPr>
        <w:p w14:paraId="1E8ADB42" w14:textId="5F73CC53" w:rsidR="434E6D48" w:rsidRDefault="434E6D48">
          <w:pPr>
            <w:pStyle w:val="Header"/>
            <w:ind w:right="-115"/>
            <w:jc w:val="right"/>
            <w:pPrChange w:id="132" w:author="Richard Hoehn" w:date="2025-03-20T02:52:00Z">
              <w:pPr/>
            </w:pPrChange>
          </w:pPr>
          <w:r>
            <w:fldChar w:fldCharType="begin"/>
          </w:r>
          <w:r>
            <w:instrText>PAGE</w:instrText>
          </w:r>
          <w:r>
            <w:fldChar w:fldCharType="separate"/>
          </w:r>
          <w:r w:rsidR="00EF0DCF">
            <w:rPr>
              <w:noProof/>
            </w:rPr>
            <w:t>1</w:t>
          </w:r>
          <w:r>
            <w:fldChar w:fldCharType="end"/>
          </w:r>
        </w:p>
      </w:tc>
    </w:tr>
  </w:tbl>
  <w:p w14:paraId="0A011A8D" w14:textId="41ED6CE1" w:rsidR="434E6D48" w:rsidRDefault="434E6D48">
    <w:pPr>
      <w:pStyle w:val="Footer"/>
      <w:pPrChange w:id="133" w:author="Richard Hoehn" w:date="2025-03-20T02:52: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9C2B" w14:textId="77777777" w:rsidR="0060221E" w:rsidRDefault="0060221E">
      <w:pPr>
        <w:spacing w:after="0" w:line="240" w:lineRule="auto"/>
      </w:pPr>
      <w:r>
        <w:separator/>
      </w:r>
    </w:p>
  </w:footnote>
  <w:footnote w:type="continuationSeparator" w:id="0">
    <w:p w14:paraId="3C01CF9A" w14:textId="77777777" w:rsidR="0060221E" w:rsidRDefault="0060221E">
      <w:pPr>
        <w:spacing w:after="0" w:line="240" w:lineRule="auto"/>
      </w:pPr>
      <w:r>
        <w:continuationSeparator/>
      </w:r>
    </w:p>
  </w:footnote>
  <w:footnote w:type="continuationNotice" w:id="1">
    <w:p w14:paraId="3149D94B" w14:textId="77777777" w:rsidR="0060221E" w:rsidRDefault="006022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Change w:id="114" w:author="Richard Hoehn" w:date="2025-03-20T02:52:00Z">
        <w:tblPr>
          <w:tblStyle w:val="TableGrid"/>
          <w:tblW w:w="0" w:type="nil"/>
          <w:tblLayout w:type="fixed"/>
          <w:tblLook w:val="06A0" w:firstRow="1" w:lastRow="0" w:firstColumn="1" w:lastColumn="0" w:noHBand="1" w:noVBand="1"/>
        </w:tblPr>
      </w:tblPrChange>
    </w:tblPr>
    <w:tblGrid>
      <w:gridCol w:w="3120"/>
      <w:gridCol w:w="3120"/>
      <w:gridCol w:w="3120"/>
      <w:tblGridChange w:id="115">
        <w:tblGrid>
          <w:gridCol w:w="10"/>
          <w:gridCol w:w="3110"/>
          <w:gridCol w:w="10"/>
          <w:gridCol w:w="3110"/>
          <w:gridCol w:w="10"/>
          <w:gridCol w:w="3110"/>
          <w:gridCol w:w="10"/>
        </w:tblGrid>
      </w:tblGridChange>
    </w:tblGrid>
    <w:tr w:rsidR="434E6D48" w14:paraId="6D9D54EB" w14:textId="77777777" w:rsidTr="434E6D48">
      <w:trPr>
        <w:trHeight w:val="300"/>
        <w:trPrChange w:id="116" w:author="Richard Hoehn" w:date="2025-03-20T02:52:00Z">
          <w:trPr>
            <w:gridBefore w:val="1"/>
            <w:trHeight w:val="300"/>
          </w:trPr>
        </w:trPrChange>
      </w:trPr>
      <w:tc>
        <w:tcPr>
          <w:tcW w:w="3120" w:type="dxa"/>
          <w:tcPrChange w:id="117" w:author="Richard Hoehn" w:date="2025-03-20T02:52:00Z">
            <w:tcPr>
              <w:tcW w:w="3120" w:type="dxa"/>
              <w:gridSpan w:val="2"/>
            </w:tcPr>
          </w:tcPrChange>
        </w:tcPr>
        <w:p w14:paraId="28EA072E" w14:textId="4884191C" w:rsidR="434E6D48" w:rsidRDefault="434E6D48">
          <w:pPr>
            <w:pStyle w:val="Header"/>
            <w:ind w:left="-115"/>
            <w:pPrChange w:id="118" w:author="Richard Hoehn" w:date="2025-03-20T02:52:00Z">
              <w:pPr/>
            </w:pPrChange>
          </w:pPr>
        </w:p>
      </w:tc>
      <w:tc>
        <w:tcPr>
          <w:tcW w:w="3120" w:type="dxa"/>
          <w:tcPrChange w:id="119" w:author="Richard Hoehn" w:date="2025-03-20T02:52:00Z">
            <w:tcPr>
              <w:tcW w:w="3120" w:type="dxa"/>
              <w:gridSpan w:val="2"/>
            </w:tcPr>
          </w:tcPrChange>
        </w:tcPr>
        <w:p w14:paraId="0022F56C" w14:textId="6F5E3A24" w:rsidR="434E6D48" w:rsidRDefault="434E6D48">
          <w:pPr>
            <w:pStyle w:val="Header"/>
            <w:jc w:val="center"/>
            <w:pPrChange w:id="120" w:author="Richard Hoehn" w:date="2025-03-20T02:52:00Z">
              <w:pPr/>
            </w:pPrChange>
          </w:pPr>
        </w:p>
      </w:tc>
      <w:tc>
        <w:tcPr>
          <w:tcW w:w="3120" w:type="dxa"/>
          <w:tcPrChange w:id="121" w:author="Richard Hoehn" w:date="2025-03-20T02:52:00Z">
            <w:tcPr>
              <w:tcW w:w="3120" w:type="dxa"/>
              <w:gridSpan w:val="2"/>
            </w:tcPr>
          </w:tcPrChange>
        </w:tcPr>
        <w:p w14:paraId="29EECD0A" w14:textId="59D87D64" w:rsidR="434E6D48" w:rsidRDefault="434E6D48">
          <w:pPr>
            <w:pStyle w:val="Header"/>
            <w:ind w:right="-115"/>
            <w:jc w:val="right"/>
            <w:pPrChange w:id="122" w:author="Richard Hoehn" w:date="2025-03-20T02:52:00Z">
              <w:pPr/>
            </w:pPrChange>
          </w:pPr>
        </w:p>
      </w:tc>
    </w:tr>
  </w:tbl>
  <w:p w14:paraId="4D06CB08" w14:textId="263A16F8" w:rsidR="434E6D48" w:rsidRDefault="434E6D48">
    <w:pPr>
      <w:pStyle w:val="Header"/>
      <w:pPrChange w:id="123" w:author="Richard Hoehn" w:date="2025-03-20T02:52: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5C4A"/>
    <w:multiLevelType w:val="hybridMultilevel"/>
    <w:tmpl w:val="C19C3900"/>
    <w:lvl w:ilvl="0" w:tplc="10C234C8">
      <w:start w:val="1"/>
      <w:numFmt w:val="decimal"/>
      <w:lvlText w:val="%1."/>
      <w:lvlJc w:val="left"/>
      <w:pPr>
        <w:ind w:left="720" w:hanging="360"/>
      </w:pPr>
    </w:lvl>
    <w:lvl w:ilvl="1" w:tplc="2A3A7540">
      <w:start w:val="1"/>
      <w:numFmt w:val="lowerLetter"/>
      <w:lvlText w:val="%2."/>
      <w:lvlJc w:val="left"/>
      <w:pPr>
        <w:ind w:left="1440" w:hanging="360"/>
      </w:pPr>
    </w:lvl>
    <w:lvl w:ilvl="2" w:tplc="B8B69F3A">
      <w:start w:val="1"/>
      <w:numFmt w:val="lowerRoman"/>
      <w:lvlText w:val="%3."/>
      <w:lvlJc w:val="right"/>
      <w:pPr>
        <w:ind w:left="2160" w:hanging="180"/>
      </w:pPr>
    </w:lvl>
    <w:lvl w:ilvl="3" w:tplc="11C288E0">
      <w:start w:val="1"/>
      <w:numFmt w:val="decimal"/>
      <w:lvlText w:val="%4."/>
      <w:lvlJc w:val="left"/>
      <w:pPr>
        <w:ind w:left="2880" w:hanging="360"/>
      </w:pPr>
    </w:lvl>
    <w:lvl w:ilvl="4" w:tplc="827894EC">
      <w:start w:val="1"/>
      <w:numFmt w:val="lowerLetter"/>
      <w:lvlText w:val="%5."/>
      <w:lvlJc w:val="left"/>
      <w:pPr>
        <w:ind w:left="3600" w:hanging="360"/>
      </w:pPr>
    </w:lvl>
    <w:lvl w:ilvl="5" w:tplc="A950079C">
      <w:start w:val="1"/>
      <w:numFmt w:val="lowerRoman"/>
      <w:lvlText w:val="%6."/>
      <w:lvlJc w:val="right"/>
      <w:pPr>
        <w:ind w:left="4320" w:hanging="180"/>
      </w:pPr>
    </w:lvl>
    <w:lvl w:ilvl="6" w:tplc="2794C16C">
      <w:start w:val="1"/>
      <w:numFmt w:val="decimal"/>
      <w:lvlText w:val="%7."/>
      <w:lvlJc w:val="left"/>
      <w:pPr>
        <w:ind w:left="5040" w:hanging="360"/>
      </w:pPr>
    </w:lvl>
    <w:lvl w:ilvl="7" w:tplc="DD520DF6">
      <w:start w:val="1"/>
      <w:numFmt w:val="lowerLetter"/>
      <w:lvlText w:val="%8."/>
      <w:lvlJc w:val="left"/>
      <w:pPr>
        <w:ind w:left="5760" w:hanging="360"/>
      </w:pPr>
    </w:lvl>
    <w:lvl w:ilvl="8" w:tplc="189EB84E">
      <w:start w:val="1"/>
      <w:numFmt w:val="lowerRoman"/>
      <w:lvlText w:val="%9."/>
      <w:lvlJc w:val="right"/>
      <w:pPr>
        <w:ind w:left="6480" w:hanging="180"/>
      </w:pPr>
    </w:lvl>
  </w:abstractNum>
  <w:abstractNum w:abstractNumId="1" w15:restartNumberingAfterBreak="0">
    <w:nsid w:val="444259E6"/>
    <w:multiLevelType w:val="hybridMultilevel"/>
    <w:tmpl w:val="1160FEDE"/>
    <w:lvl w:ilvl="0" w:tplc="52C24C88">
      <w:start w:val="1"/>
      <w:numFmt w:val="bullet"/>
      <w:lvlText w:val=""/>
      <w:lvlJc w:val="left"/>
      <w:pPr>
        <w:ind w:left="720" w:hanging="360"/>
      </w:pPr>
      <w:rPr>
        <w:rFonts w:ascii="Symbol" w:hAnsi="Symbol" w:hint="default"/>
      </w:rPr>
    </w:lvl>
    <w:lvl w:ilvl="1" w:tplc="54B8A7A8">
      <w:start w:val="1"/>
      <w:numFmt w:val="bullet"/>
      <w:lvlText w:val="o"/>
      <w:lvlJc w:val="left"/>
      <w:pPr>
        <w:ind w:left="1440" w:hanging="360"/>
      </w:pPr>
      <w:rPr>
        <w:rFonts w:ascii="Courier New" w:hAnsi="Courier New" w:hint="default"/>
      </w:rPr>
    </w:lvl>
    <w:lvl w:ilvl="2" w:tplc="46FECB8C">
      <w:start w:val="1"/>
      <w:numFmt w:val="bullet"/>
      <w:lvlText w:val=""/>
      <w:lvlJc w:val="left"/>
      <w:pPr>
        <w:ind w:left="2160" w:hanging="360"/>
      </w:pPr>
      <w:rPr>
        <w:rFonts w:ascii="Wingdings" w:hAnsi="Wingdings" w:hint="default"/>
      </w:rPr>
    </w:lvl>
    <w:lvl w:ilvl="3" w:tplc="5D18ECA4">
      <w:start w:val="1"/>
      <w:numFmt w:val="bullet"/>
      <w:lvlText w:val=""/>
      <w:lvlJc w:val="left"/>
      <w:pPr>
        <w:ind w:left="2880" w:hanging="360"/>
      </w:pPr>
      <w:rPr>
        <w:rFonts w:ascii="Symbol" w:hAnsi="Symbol" w:hint="default"/>
      </w:rPr>
    </w:lvl>
    <w:lvl w:ilvl="4" w:tplc="DDFCB55A">
      <w:start w:val="1"/>
      <w:numFmt w:val="bullet"/>
      <w:lvlText w:val="o"/>
      <w:lvlJc w:val="left"/>
      <w:pPr>
        <w:ind w:left="3600" w:hanging="360"/>
      </w:pPr>
      <w:rPr>
        <w:rFonts w:ascii="Courier New" w:hAnsi="Courier New" w:hint="default"/>
      </w:rPr>
    </w:lvl>
    <w:lvl w:ilvl="5" w:tplc="ABFC681E">
      <w:start w:val="1"/>
      <w:numFmt w:val="bullet"/>
      <w:lvlText w:val=""/>
      <w:lvlJc w:val="left"/>
      <w:pPr>
        <w:ind w:left="4320" w:hanging="360"/>
      </w:pPr>
      <w:rPr>
        <w:rFonts w:ascii="Wingdings" w:hAnsi="Wingdings" w:hint="default"/>
      </w:rPr>
    </w:lvl>
    <w:lvl w:ilvl="6" w:tplc="B3FC6E16">
      <w:start w:val="1"/>
      <w:numFmt w:val="bullet"/>
      <w:lvlText w:val=""/>
      <w:lvlJc w:val="left"/>
      <w:pPr>
        <w:ind w:left="5040" w:hanging="360"/>
      </w:pPr>
      <w:rPr>
        <w:rFonts w:ascii="Symbol" w:hAnsi="Symbol" w:hint="default"/>
      </w:rPr>
    </w:lvl>
    <w:lvl w:ilvl="7" w:tplc="A5CE767C">
      <w:start w:val="1"/>
      <w:numFmt w:val="bullet"/>
      <w:lvlText w:val="o"/>
      <w:lvlJc w:val="left"/>
      <w:pPr>
        <w:ind w:left="5760" w:hanging="360"/>
      </w:pPr>
      <w:rPr>
        <w:rFonts w:ascii="Courier New" w:hAnsi="Courier New" w:hint="default"/>
      </w:rPr>
    </w:lvl>
    <w:lvl w:ilvl="8" w:tplc="F858F280">
      <w:start w:val="1"/>
      <w:numFmt w:val="bullet"/>
      <w:lvlText w:val=""/>
      <w:lvlJc w:val="left"/>
      <w:pPr>
        <w:ind w:left="6480" w:hanging="360"/>
      </w:pPr>
      <w:rPr>
        <w:rFonts w:ascii="Wingdings" w:hAnsi="Wingdings" w:hint="default"/>
      </w:rPr>
    </w:lvl>
  </w:abstractNum>
  <w:abstractNum w:abstractNumId="2" w15:restartNumberingAfterBreak="0">
    <w:nsid w:val="51EDDED0"/>
    <w:multiLevelType w:val="hybridMultilevel"/>
    <w:tmpl w:val="E952AF0E"/>
    <w:lvl w:ilvl="0" w:tplc="50702DEC">
      <w:start w:val="1"/>
      <w:numFmt w:val="bullet"/>
      <w:lvlText w:val="1"/>
      <w:lvlJc w:val="left"/>
      <w:pPr>
        <w:ind w:left="720" w:hanging="360"/>
      </w:pPr>
      <w:rPr>
        <w:rFonts w:ascii="Aptos" w:hAnsi="Aptos" w:hint="default"/>
      </w:rPr>
    </w:lvl>
    <w:lvl w:ilvl="1" w:tplc="1FF8EF9E">
      <w:start w:val="1"/>
      <w:numFmt w:val="bullet"/>
      <w:lvlText w:val="o"/>
      <w:lvlJc w:val="left"/>
      <w:pPr>
        <w:ind w:left="1440" w:hanging="360"/>
      </w:pPr>
      <w:rPr>
        <w:rFonts w:ascii="Courier New" w:hAnsi="Courier New" w:hint="default"/>
      </w:rPr>
    </w:lvl>
    <w:lvl w:ilvl="2" w:tplc="038C7390">
      <w:start w:val="1"/>
      <w:numFmt w:val="bullet"/>
      <w:lvlText w:val=""/>
      <w:lvlJc w:val="left"/>
      <w:pPr>
        <w:ind w:left="2160" w:hanging="360"/>
      </w:pPr>
      <w:rPr>
        <w:rFonts w:ascii="Wingdings" w:hAnsi="Wingdings" w:hint="default"/>
      </w:rPr>
    </w:lvl>
    <w:lvl w:ilvl="3" w:tplc="FA3C770C">
      <w:start w:val="1"/>
      <w:numFmt w:val="bullet"/>
      <w:lvlText w:val=""/>
      <w:lvlJc w:val="left"/>
      <w:pPr>
        <w:ind w:left="2880" w:hanging="360"/>
      </w:pPr>
      <w:rPr>
        <w:rFonts w:ascii="Symbol" w:hAnsi="Symbol" w:hint="default"/>
      </w:rPr>
    </w:lvl>
    <w:lvl w:ilvl="4" w:tplc="9216FEB2">
      <w:start w:val="1"/>
      <w:numFmt w:val="bullet"/>
      <w:lvlText w:val="o"/>
      <w:lvlJc w:val="left"/>
      <w:pPr>
        <w:ind w:left="3600" w:hanging="360"/>
      </w:pPr>
      <w:rPr>
        <w:rFonts w:ascii="Courier New" w:hAnsi="Courier New" w:hint="default"/>
      </w:rPr>
    </w:lvl>
    <w:lvl w:ilvl="5" w:tplc="9FF05E1E">
      <w:start w:val="1"/>
      <w:numFmt w:val="bullet"/>
      <w:lvlText w:val=""/>
      <w:lvlJc w:val="left"/>
      <w:pPr>
        <w:ind w:left="4320" w:hanging="360"/>
      </w:pPr>
      <w:rPr>
        <w:rFonts w:ascii="Wingdings" w:hAnsi="Wingdings" w:hint="default"/>
      </w:rPr>
    </w:lvl>
    <w:lvl w:ilvl="6" w:tplc="2C5054DE">
      <w:start w:val="1"/>
      <w:numFmt w:val="bullet"/>
      <w:lvlText w:val=""/>
      <w:lvlJc w:val="left"/>
      <w:pPr>
        <w:ind w:left="5040" w:hanging="360"/>
      </w:pPr>
      <w:rPr>
        <w:rFonts w:ascii="Symbol" w:hAnsi="Symbol" w:hint="default"/>
      </w:rPr>
    </w:lvl>
    <w:lvl w:ilvl="7" w:tplc="49F6D358">
      <w:start w:val="1"/>
      <w:numFmt w:val="bullet"/>
      <w:lvlText w:val="o"/>
      <w:lvlJc w:val="left"/>
      <w:pPr>
        <w:ind w:left="5760" w:hanging="360"/>
      </w:pPr>
      <w:rPr>
        <w:rFonts w:ascii="Courier New" w:hAnsi="Courier New" w:hint="default"/>
      </w:rPr>
    </w:lvl>
    <w:lvl w:ilvl="8" w:tplc="6D76AB84">
      <w:start w:val="1"/>
      <w:numFmt w:val="bullet"/>
      <w:lvlText w:val=""/>
      <w:lvlJc w:val="left"/>
      <w:pPr>
        <w:ind w:left="6480" w:hanging="360"/>
      </w:pPr>
      <w:rPr>
        <w:rFonts w:ascii="Wingdings" w:hAnsi="Wingdings" w:hint="default"/>
      </w:rPr>
    </w:lvl>
  </w:abstractNum>
  <w:abstractNum w:abstractNumId="3" w15:restartNumberingAfterBreak="0">
    <w:nsid w:val="54430AB4"/>
    <w:multiLevelType w:val="hybridMultilevel"/>
    <w:tmpl w:val="F3080DB2"/>
    <w:lvl w:ilvl="0" w:tplc="A2EEF92A">
      <w:start w:val="1"/>
      <w:numFmt w:val="bullet"/>
      <w:lvlText w:val=""/>
      <w:lvlJc w:val="left"/>
      <w:pPr>
        <w:ind w:left="720" w:hanging="360"/>
      </w:pPr>
      <w:rPr>
        <w:rFonts w:ascii="Symbol" w:hAnsi="Symbol" w:hint="default"/>
      </w:rPr>
    </w:lvl>
    <w:lvl w:ilvl="1" w:tplc="66E28666">
      <w:start w:val="1"/>
      <w:numFmt w:val="bullet"/>
      <w:lvlText w:val="o"/>
      <w:lvlJc w:val="left"/>
      <w:pPr>
        <w:ind w:left="1440" w:hanging="360"/>
      </w:pPr>
      <w:rPr>
        <w:rFonts w:ascii="Courier New" w:hAnsi="Courier New" w:hint="default"/>
      </w:rPr>
    </w:lvl>
    <w:lvl w:ilvl="2" w:tplc="5B148C76">
      <w:start w:val="1"/>
      <w:numFmt w:val="bullet"/>
      <w:lvlText w:val=""/>
      <w:lvlJc w:val="left"/>
      <w:pPr>
        <w:ind w:left="2160" w:hanging="360"/>
      </w:pPr>
      <w:rPr>
        <w:rFonts w:ascii="Wingdings" w:hAnsi="Wingdings" w:hint="default"/>
      </w:rPr>
    </w:lvl>
    <w:lvl w:ilvl="3" w:tplc="31667A18">
      <w:start w:val="1"/>
      <w:numFmt w:val="bullet"/>
      <w:lvlText w:val=""/>
      <w:lvlJc w:val="left"/>
      <w:pPr>
        <w:ind w:left="2880" w:hanging="360"/>
      </w:pPr>
      <w:rPr>
        <w:rFonts w:ascii="Symbol" w:hAnsi="Symbol" w:hint="default"/>
      </w:rPr>
    </w:lvl>
    <w:lvl w:ilvl="4" w:tplc="8CAADF0A">
      <w:start w:val="1"/>
      <w:numFmt w:val="bullet"/>
      <w:lvlText w:val="o"/>
      <w:lvlJc w:val="left"/>
      <w:pPr>
        <w:ind w:left="3600" w:hanging="360"/>
      </w:pPr>
      <w:rPr>
        <w:rFonts w:ascii="Courier New" w:hAnsi="Courier New" w:hint="default"/>
      </w:rPr>
    </w:lvl>
    <w:lvl w:ilvl="5" w:tplc="2A10224A">
      <w:start w:val="1"/>
      <w:numFmt w:val="bullet"/>
      <w:lvlText w:val=""/>
      <w:lvlJc w:val="left"/>
      <w:pPr>
        <w:ind w:left="4320" w:hanging="360"/>
      </w:pPr>
      <w:rPr>
        <w:rFonts w:ascii="Wingdings" w:hAnsi="Wingdings" w:hint="default"/>
      </w:rPr>
    </w:lvl>
    <w:lvl w:ilvl="6" w:tplc="ECEA6CE0">
      <w:start w:val="1"/>
      <w:numFmt w:val="bullet"/>
      <w:lvlText w:val=""/>
      <w:lvlJc w:val="left"/>
      <w:pPr>
        <w:ind w:left="5040" w:hanging="360"/>
      </w:pPr>
      <w:rPr>
        <w:rFonts w:ascii="Symbol" w:hAnsi="Symbol" w:hint="default"/>
      </w:rPr>
    </w:lvl>
    <w:lvl w:ilvl="7" w:tplc="3B0EFE7C">
      <w:start w:val="1"/>
      <w:numFmt w:val="bullet"/>
      <w:lvlText w:val="o"/>
      <w:lvlJc w:val="left"/>
      <w:pPr>
        <w:ind w:left="5760" w:hanging="360"/>
      </w:pPr>
      <w:rPr>
        <w:rFonts w:ascii="Courier New" w:hAnsi="Courier New" w:hint="default"/>
      </w:rPr>
    </w:lvl>
    <w:lvl w:ilvl="8" w:tplc="A5A42A60">
      <w:start w:val="1"/>
      <w:numFmt w:val="bullet"/>
      <w:lvlText w:val=""/>
      <w:lvlJc w:val="left"/>
      <w:pPr>
        <w:ind w:left="6480" w:hanging="360"/>
      </w:pPr>
      <w:rPr>
        <w:rFonts w:ascii="Wingdings" w:hAnsi="Wingdings" w:hint="default"/>
      </w:rPr>
    </w:lvl>
  </w:abstractNum>
  <w:abstractNum w:abstractNumId="4" w15:restartNumberingAfterBreak="0">
    <w:nsid w:val="5BEF7E0B"/>
    <w:multiLevelType w:val="hybridMultilevel"/>
    <w:tmpl w:val="4ACAA5F6"/>
    <w:lvl w:ilvl="0" w:tplc="596045C2">
      <w:start w:val="1"/>
      <w:numFmt w:val="decimal"/>
      <w:lvlText w:val="%1."/>
      <w:lvlJc w:val="left"/>
      <w:pPr>
        <w:ind w:left="720" w:hanging="360"/>
      </w:pPr>
    </w:lvl>
    <w:lvl w:ilvl="1" w:tplc="8B223DD0">
      <w:start w:val="1"/>
      <w:numFmt w:val="lowerLetter"/>
      <w:lvlText w:val="%2."/>
      <w:lvlJc w:val="left"/>
      <w:pPr>
        <w:ind w:left="1440" w:hanging="360"/>
      </w:pPr>
    </w:lvl>
    <w:lvl w:ilvl="2" w:tplc="D5387BA2">
      <w:start w:val="1"/>
      <w:numFmt w:val="lowerRoman"/>
      <w:lvlText w:val="%3."/>
      <w:lvlJc w:val="right"/>
      <w:pPr>
        <w:ind w:left="2160" w:hanging="180"/>
      </w:pPr>
    </w:lvl>
    <w:lvl w:ilvl="3" w:tplc="868AEDD2">
      <w:start w:val="1"/>
      <w:numFmt w:val="decimal"/>
      <w:lvlText w:val="%4."/>
      <w:lvlJc w:val="left"/>
      <w:pPr>
        <w:ind w:left="2880" w:hanging="360"/>
      </w:pPr>
    </w:lvl>
    <w:lvl w:ilvl="4" w:tplc="150498B6">
      <w:start w:val="1"/>
      <w:numFmt w:val="lowerLetter"/>
      <w:lvlText w:val="%5."/>
      <w:lvlJc w:val="left"/>
      <w:pPr>
        <w:ind w:left="3600" w:hanging="360"/>
      </w:pPr>
    </w:lvl>
    <w:lvl w:ilvl="5" w:tplc="1B66952E">
      <w:start w:val="1"/>
      <w:numFmt w:val="lowerRoman"/>
      <w:lvlText w:val="%6."/>
      <w:lvlJc w:val="right"/>
      <w:pPr>
        <w:ind w:left="4320" w:hanging="180"/>
      </w:pPr>
    </w:lvl>
    <w:lvl w:ilvl="6" w:tplc="6F34C1F2">
      <w:start w:val="1"/>
      <w:numFmt w:val="decimal"/>
      <w:lvlText w:val="%7."/>
      <w:lvlJc w:val="left"/>
      <w:pPr>
        <w:ind w:left="5040" w:hanging="360"/>
      </w:pPr>
    </w:lvl>
    <w:lvl w:ilvl="7" w:tplc="F08CE2A8">
      <w:start w:val="1"/>
      <w:numFmt w:val="lowerLetter"/>
      <w:lvlText w:val="%8."/>
      <w:lvlJc w:val="left"/>
      <w:pPr>
        <w:ind w:left="5760" w:hanging="360"/>
      </w:pPr>
    </w:lvl>
    <w:lvl w:ilvl="8" w:tplc="D66C6506">
      <w:start w:val="1"/>
      <w:numFmt w:val="lowerRoman"/>
      <w:lvlText w:val="%9."/>
      <w:lvlJc w:val="right"/>
      <w:pPr>
        <w:ind w:left="6480" w:hanging="180"/>
      </w:pPr>
    </w:lvl>
  </w:abstractNum>
  <w:abstractNum w:abstractNumId="5" w15:restartNumberingAfterBreak="0">
    <w:nsid w:val="6A1AF0B4"/>
    <w:multiLevelType w:val="hybridMultilevel"/>
    <w:tmpl w:val="8AEAC028"/>
    <w:lvl w:ilvl="0" w:tplc="6D1AD9FA">
      <w:start w:val="1"/>
      <w:numFmt w:val="bullet"/>
      <w:lvlText w:val=""/>
      <w:lvlJc w:val="left"/>
      <w:pPr>
        <w:ind w:left="720" w:hanging="360"/>
      </w:pPr>
      <w:rPr>
        <w:rFonts w:ascii="Symbol" w:hAnsi="Symbol" w:hint="default"/>
      </w:rPr>
    </w:lvl>
    <w:lvl w:ilvl="1" w:tplc="0244628E">
      <w:start w:val="1"/>
      <w:numFmt w:val="bullet"/>
      <w:lvlText w:val="o"/>
      <w:lvlJc w:val="left"/>
      <w:pPr>
        <w:ind w:left="1440" w:hanging="360"/>
      </w:pPr>
      <w:rPr>
        <w:rFonts w:ascii="Courier New" w:hAnsi="Courier New" w:hint="default"/>
      </w:rPr>
    </w:lvl>
    <w:lvl w:ilvl="2" w:tplc="63180DEE">
      <w:start w:val="1"/>
      <w:numFmt w:val="bullet"/>
      <w:lvlText w:val=""/>
      <w:lvlJc w:val="left"/>
      <w:pPr>
        <w:ind w:left="2160" w:hanging="360"/>
      </w:pPr>
      <w:rPr>
        <w:rFonts w:ascii="Wingdings" w:hAnsi="Wingdings" w:hint="default"/>
      </w:rPr>
    </w:lvl>
    <w:lvl w:ilvl="3" w:tplc="B4B4EA06">
      <w:start w:val="1"/>
      <w:numFmt w:val="bullet"/>
      <w:lvlText w:val=""/>
      <w:lvlJc w:val="left"/>
      <w:pPr>
        <w:ind w:left="2880" w:hanging="360"/>
      </w:pPr>
      <w:rPr>
        <w:rFonts w:ascii="Symbol" w:hAnsi="Symbol" w:hint="default"/>
      </w:rPr>
    </w:lvl>
    <w:lvl w:ilvl="4" w:tplc="6AB06B16">
      <w:start w:val="1"/>
      <w:numFmt w:val="bullet"/>
      <w:lvlText w:val="o"/>
      <w:lvlJc w:val="left"/>
      <w:pPr>
        <w:ind w:left="3600" w:hanging="360"/>
      </w:pPr>
      <w:rPr>
        <w:rFonts w:ascii="Courier New" w:hAnsi="Courier New" w:hint="default"/>
      </w:rPr>
    </w:lvl>
    <w:lvl w:ilvl="5" w:tplc="91D66304">
      <w:start w:val="1"/>
      <w:numFmt w:val="bullet"/>
      <w:lvlText w:val=""/>
      <w:lvlJc w:val="left"/>
      <w:pPr>
        <w:ind w:left="4320" w:hanging="360"/>
      </w:pPr>
      <w:rPr>
        <w:rFonts w:ascii="Wingdings" w:hAnsi="Wingdings" w:hint="default"/>
      </w:rPr>
    </w:lvl>
    <w:lvl w:ilvl="6" w:tplc="EECCC246">
      <w:start w:val="1"/>
      <w:numFmt w:val="bullet"/>
      <w:lvlText w:val=""/>
      <w:lvlJc w:val="left"/>
      <w:pPr>
        <w:ind w:left="5040" w:hanging="360"/>
      </w:pPr>
      <w:rPr>
        <w:rFonts w:ascii="Symbol" w:hAnsi="Symbol" w:hint="default"/>
      </w:rPr>
    </w:lvl>
    <w:lvl w:ilvl="7" w:tplc="AD44A0D6">
      <w:start w:val="1"/>
      <w:numFmt w:val="bullet"/>
      <w:lvlText w:val="o"/>
      <w:lvlJc w:val="left"/>
      <w:pPr>
        <w:ind w:left="5760" w:hanging="360"/>
      </w:pPr>
      <w:rPr>
        <w:rFonts w:ascii="Courier New" w:hAnsi="Courier New" w:hint="default"/>
      </w:rPr>
    </w:lvl>
    <w:lvl w:ilvl="8" w:tplc="9A36B23E">
      <w:start w:val="1"/>
      <w:numFmt w:val="bullet"/>
      <w:lvlText w:val=""/>
      <w:lvlJc w:val="left"/>
      <w:pPr>
        <w:ind w:left="6480" w:hanging="360"/>
      </w:pPr>
      <w:rPr>
        <w:rFonts w:ascii="Wingdings" w:hAnsi="Wingdings" w:hint="default"/>
      </w:rPr>
    </w:lvl>
  </w:abstractNum>
  <w:num w:numId="1" w16cid:durableId="1231772184">
    <w:abstractNumId w:val="1"/>
  </w:num>
  <w:num w:numId="2" w16cid:durableId="1976108039">
    <w:abstractNumId w:val="4"/>
  </w:num>
  <w:num w:numId="3" w16cid:durableId="762805061">
    <w:abstractNumId w:val="0"/>
  </w:num>
  <w:num w:numId="4" w16cid:durableId="1223517134">
    <w:abstractNumId w:val="2"/>
  </w:num>
  <w:num w:numId="5" w16cid:durableId="571080889">
    <w:abstractNumId w:val="3"/>
  </w:num>
  <w:num w:numId="6" w16cid:durableId="19767185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Hoehn">
    <w15:presenceInfo w15:providerId="AD" w15:userId="S::rhoehn@mtmail.mtsu.edu::9820f8dd-e01b-4f30-b7ea-aa2670c549f6"/>
  </w15:person>
  <w15:person w15:author="Isaiah Osborne">
    <w15:presenceInfo w15:providerId="AD" w15:userId="S::imo2d@mtmail.mtsu.edu::43a9d5fb-a774-429a-a942-490b73990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73CD0F"/>
    <w:rsid w:val="000058AB"/>
    <w:rsid w:val="0001B7C4"/>
    <w:rsid w:val="0007A9E7"/>
    <w:rsid w:val="000B2F3D"/>
    <w:rsid w:val="00256422"/>
    <w:rsid w:val="00325A15"/>
    <w:rsid w:val="004344EC"/>
    <w:rsid w:val="0043C2D8"/>
    <w:rsid w:val="005A2FBA"/>
    <w:rsid w:val="0060221E"/>
    <w:rsid w:val="0066303B"/>
    <w:rsid w:val="00681A98"/>
    <w:rsid w:val="008C94B8"/>
    <w:rsid w:val="00906338"/>
    <w:rsid w:val="00B407A3"/>
    <w:rsid w:val="00BC94BB"/>
    <w:rsid w:val="00C268DD"/>
    <w:rsid w:val="00E26843"/>
    <w:rsid w:val="00EF0DCF"/>
    <w:rsid w:val="00F514E5"/>
    <w:rsid w:val="00FB23FE"/>
    <w:rsid w:val="019C17BA"/>
    <w:rsid w:val="0217761B"/>
    <w:rsid w:val="02331391"/>
    <w:rsid w:val="02C253A3"/>
    <w:rsid w:val="02E437B3"/>
    <w:rsid w:val="02E8845A"/>
    <w:rsid w:val="03118087"/>
    <w:rsid w:val="03AB4B45"/>
    <w:rsid w:val="03C1A884"/>
    <w:rsid w:val="03E59636"/>
    <w:rsid w:val="041A059F"/>
    <w:rsid w:val="04873C04"/>
    <w:rsid w:val="04D78C15"/>
    <w:rsid w:val="05440BAF"/>
    <w:rsid w:val="054CF906"/>
    <w:rsid w:val="05F2B103"/>
    <w:rsid w:val="0610FA21"/>
    <w:rsid w:val="065163A3"/>
    <w:rsid w:val="072A147D"/>
    <w:rsid w:val="078111FF"/>
    <w:rsid w:val="0788EFCB"/>
    <w:rsid w:val="0796D9C3"/>
    <w:rsid w:val="0828487B"/>
    <w:rsid w:val="086B05E1"/>
    <w:rsid w:val="08A981A9"/>
    <w:rsid w:val="09154DC8"/>
    <w:rsid w:val="091E0DBA"/>
    <w:rsid w:val="094A5D9C"/>
    <w:rsid w:val="09B5390C"/>
    <w:rsid w:val="09FDEF82"/>
    <w:rsid w:val="0A6FCFD1"/>
    <w:rsid w:val="0AAD41A7"/>
    <w:rsid w:val="0B0E559B"/>
    <w:rsid w:val="0B86ADE0"/>
    <w:rsid w:val="0B8A6E91"/>
    <w:rsid w:val="0B931EB7"/>
    <w:rsid w:val="0BF0FBBC"/>
    <w:rsid w:val="0BF2352D"/>
    <w:rsid w:val="0C303C31"/>
    <w:rsid w:val="0C38FF6B"/>
    <w:rsid w:val="0C3A4E63"/>
    <w:rsid w:val="0CBDE016"/>
    <w:rsid w:val="0DD92F13"/>
    <w:rsid w:val="0DF06D7F"/>
    <w:rsid w:val="0DF6C5E6"/>
    <w:rsid w:val="0E16F4B0"/>
    <w:rsid w:val="0E25E1F0"/>
    <w:rsid w:val="0EB603AE"/>
    <w:rsid w:val="0EE6AC97"/>
    <w:rsid w:val="0F3531F9"/>
    <w:rsid w:val="0F3A1658"/>
    <w:rsid w:val="103D62FF"/>
    <w:rsid w:val="10AB809D"/>
    <w:rsid w:val="10B92F92"/>
    <w:rsid w:val="10F2ADFB"/>
    <w:rsid w:val="11626F77"/>
    <w:rsid w:val="11CCD4C4"/>
    <w:rsid w:val="11DBACCC"/>
    <w:rsid w:val="11EB85F1"/>
    <w:rsid w:val="1213D639"/>
    <w:rsid w:val="1246BE1C"/>
    <w:rsid w:val="13014F33"/>
    <w:rsid w:val="135FC457"/>
    <w:rsid w:val="136596A7"/>
    <w:rsid w:val="13EA4D13"/>
    <w:rsid w:val="140F8769"/>
    <w:rsid w:val="1417EF08"/>
    <w:rsid w:val="1476C52F"/>
    <w:rsid w:val="1505E259"/>
    <w:rsid w:val="154F0DF0"/>
    <w:rsid w:val="1573CD0F"/>
    <w:rsid w:val="1666A674"/>
    <w:rsid w:val="174C338D"/>
    <w:rsid w:val="178408FB"/>
    <w:rsid w:val="178832ED"/>
    <w:rsid w:val="1811B791"/>
    <w:rsid w:val="18F5DCBF"/>
    <w:rsid w:val="1956F66D"/>
    <w:rsid w:val="1996BD53"/>
    <w:rsid w:val="19F796CF"/>
    <w:rsid w:val="1B0E9BCC"/>
    <w:rsid w:val="1BD674C4"/>
    <w:rsid w:val="1BE546A1"/>
    <w:rsid w:val="1BF90E98"/>
    <w:rsid w:val="1C26436A"/>
    <w:rsid w:val="1C63E29D"/>
    <w:rsid w:val="1CA3937B"/>
    <w:rsid w:val="1CEFD6AA"/>
    <w:rsid w:val="1D4D9916"/>
    <w:rsid w:val="1D90B416"/>
    <w:rsid w:val="1DE79728"/>
    <w:rsid w:val="1E1D6E06"/>
    <w:rsid w:val="1E498047"/>
    <w:rsid w:val="1E5FA458"/>
    <w:rsid w:val="1ECBB269"/>
    <w:rsid w:val="1EECE7E9"/>
    <w:rsid w:val="1F2DCEAF"/>
    <w:rsid w:val="1F354258"/>
    <w:rsid w:val="1FCC461B"/>
    <w:rsid w:val="1FF26565"/>
    <w:rsid w:val="203050DF"/>
    <w:rsid w:val="205D85C2"/>
    <w:rsid w:val="20786975"/>
    <w:rsid w:val="20B7C4A7"/>
    <w:rsid w:val="20D8996B"/>
    <w:rsid w:val="20E97FD5"/>
    <w:rsid w:val="214A3188"/>
    <w:rsid w:val="215A3117"/>
    <w:rsid w:val="21623CFB"/>
    <w:rsid w:val="21E52597"/>
    <w:rsid w:val="2257A269"/>
    <w:rsid w:val="2261CE7F"/>
    <w:rsid w:val="227C0DD7"/>
    <w:rsid w:val="22823958"/>
    <w:rsid w:val="22A6FD63"/>
    <w:rsid w:val="2356593B"/>
    <w:rsid w:val="2378EC61"/>
    <w:rsid w:val="2384DEB6"/>
    <w:rsid w:val="23A9CB23"/>
    <w:rsid w:val="2451BEF5"/>
    <w:rsid w:val="24A5C9C0"/>
    <w:rsid w:val="250D3951"/>
    <w:rsid w:val="2544E1C2"/>
    <w:rsid w:val="256FB3CF"/>
    <w:rsid w:val="25A0EE2E"/>
    <w:rsid w:val="2610F4C5"/>
    <w:rsid w:val="261AEEF6"/>
    <w:rsid w:val="2639B91F"/>
    <w:rsid w:val="263F44F2"/>
    <w:rsid w:val="268E5BA3"/>
    <w:rsid w:val="2714520C"/>
    <w:rsid w:val="27643CFC"/>
    <w:rsid w:val="27A2F08A"/>
    <w:rsid w:val="27C0D26E"/>
    <w:rsid w:val="27F11309"/>
    <w:rsid w:val="27F89436"/>
    <w:rsid w:val="27FBBCA2"/>
    <w:rsid w:val="28301DC3"/>
    <w:rsid w:val="2868EDC2"/>
    <w:rsid w:val="28930370"/>
    <w:rsid w:val="2894DA4A"/>
    <w:rsid w:val="28B03C73"/>
    <w:rsid w:val="28EB523F"/>
    <w:rsid w:val="293C980C"/>
    <w:rsid w:val="294E8676"/>
    <w:rsid w:val="2A434076"/>
    <w:rsid w:val="2A49B6E1"/>
    <w:rsid w:val="2A749313"/>
    <w:rsid w:val="2AFD1528"/>
    <w:rsid w:val="2B6D86BA"/>
    <w:rsid w:val="2B84E76C"/>
    <w:rsid w:val="2C130567"/>
    <w:rsid w:val="2C5C2DF1"/>
    <w:rsid w:val="2CD977CE"/>
    <w:rsid w:val="2D48E2DF"/>
    <w:rsid w:val="2D5927DB"/>
    <w:rsid w:val="2DEDF4A0"/>
    <w:rsid w:val="2ED415CF"/>
    <w:rsid w:val="2F023AA2"/>
    <w:rsid w:val="2F275414"/>
    <w:rsid w:val="2F3EBFE2"/>
    <w:rsid w:val="2F48E450"/>
    <w:rsid w:val="2F503BC8"/>
    <w:rsid w:val="2F570944"/>
    <w:rsid w:val="2F80F65D"/>
    <w:rsid w:val="3009D536"/>
    <w:rsid w:val="30174387"/>
    <w:rsid w:val="30DFAA72"/>
    <w:rsid w:val="310B57B3"/>
    <w:rsid w:val="31129ECE"/>
    <w:rsid w:val="313D3E09"/>
    <w:rsid w:val="31BB2A08"/>
    <w:rsid w:val="3253DA04"/>
    <w:rsid w:val="3260BA60"/>
    <w:rsid w:val="32654510"/>
    <w:rsid w:val="3266EC87"/>
    <w:rsid w:val="328FECA3"/>
    <w:rsid w:val="32D49323"/>
    <w:rsid w:val="32E4311C"/>
    <w:rsid w:val="3301BC80"/>
    <w:rsid w:val="336CC1C3"/>
    <w:rsid w:val="338399F3"/>
    <w:rsid w:val="34514966"/>
    <w:rsid w:val="345AE11C"/>
    <w:rsid w:val="346DE451"/>
    <w:rsid w:val="353DEE66"/>
    <w:rsid w:val="35AEF312"/>
    <w:rsid w:val="35AF1856"/>
    <w:rsid w:val="35B590F5"/>
    <w:rsid w:val="3608FC08"/>
    <w:rsid w:val="364C8958"/>
    <w:rsid w:val="365F5E70"/>
    <w:rsid w:val="368EEE13"/>
    <w:rsid w:val="36C3C061"/>
    <w:rsid w:val="36C51034"/>
    <w:rsid w:val="36D189FC"/>
    <w:rsid w:val="36D6B40C"/>
    <w:rsid w:val="374E5024"/>
    <w:rsid w:val="38A84B3C"/>
    <w:rsid w:val="39474894"/>
    <w:rsid w:val="39645FA7"/>
    <w:rsid w:val="39998840"/>
    <w:rsid w:val="39F9E636"/>
    <w:rsid w:val="39FE4C5A"/>
    <w:rsid w:val="3A123FB1"/>
    <w:rsid w:val="3A2C96D7"/>
    <w:rsid w:val="3A66A06B"/>
    <w:rsid w:val="3AE6E318"/>
    <w:rsid w:val="3B795F8A"/>
    <w:rsid w:val="3BA78311"/>
    <w:rsid w:val="3BAFBCAF"/>
    <w:rsid w:val="3BE42943"/>
    <w:rsid w:val="3C093EAD"/>
    <w:rsid w:val="3C3B816A"/>
    <w:rsid w:val="3C544BDB"/>
    <w:rsid w:val="3C87F392"/>
    <w:rsid w:val="3CAB4639"/>
    <w:rsid w:val="3CD196DA"/>
    <w:rsid w:val="3CFE51DC"/>
    <w:rsid w:val="3D691B05"/>
    <w:rsid w:val="3DA4C5EF"/>
    <w:rsid w:val="3DAE84BC"/>
    <w:rsid w:val="3DBBC312"/>
    <w:rsid w:val="3DDBB316"/>
    <w:rsid w:val="3E570920"/>
    <w:rsid w:val="3E6A9F31"/>
    <w:rsid w:val="3F1D5C06"/>
    <w:rsid w:val="3F5AE3B7"/>
    <w:rsid w:val="3F5F0C0D"/>
    <w:rsid w:val="3F807594"/>
    <w:rsid w:val="3FC3CD1A"/>
    <w:rsid w:val="3FF6F926"/>
    <w:rsid w:val="4000A88B"/>
    <w:rsid w:val="40358267"/>
    <w:rsid w:val="4072064F"/>
    <w:rsid w:val="4090836D"/>
    <w:rsid w:val="418D34A2"/>
    <w:rsid w:val="419D40DE"/>
    <w:rsid w:val="41AC4A87"/>
    <w:rsid w:val="41FDBC32"/>
    <w:rsid w:val="42357798"/>
    <w:rsid w:val="4275A871"/>
    <w:rsid w:val="428A7537"/>
    <w:rsid w:val="42A6B66E"/>
    <w:rsid w:val="42E22465"/>
    <w:rsid w:val="42F7428F"/>
    <w:rsid w:val="434E6D48"/>
    <w:rsid w:val="43CE3B82"/>
    <w:rsid w:val="4424EDCF"/>
    <w:rsid w:val="444F5863"/>
    <w:rsid w:val="4452C38F"/>
    <w:rsid w:val="446F93BC"/>
    <w:rsid w:val="44AA7F6D"/>
    <w:rsid w:val="44CF2A22"/>
    <w:rsid w:val="450DA678"/>
    <w:rsid w:val="453F0D37"/>
    <w:rsid w:val="455C5305"/>
    <w:rsid w:val="45B86726"/>
    <w:rsid w:val="45ED2EA4"/>
    <w:rsid w:val="466777E9"/>
    <w:rsid w:val="46C2B6E0"/>
    <w:rsid w:val="46D12924"/>
    <w:rsid w:val="46E85971"/>
    <w:rsid w:val="47154659"/>
    <w:rsid w:val="478164E6"/>
    <w:rsid w:val="479791BC"/>
    <w:rsid w:val="47A463A9"/>
    <w:rsid w:val="47A4D225"/>
    <w:rsid w:val="47E05967"/>
    <w:rsid w:val="48527B79"/>
    <w:rsid w:val="4853E33E"/>
    <w:rsid w:val="488C8B5F"/>
    <w:rsid w:val="493DE7B7"/>
    <w:rsid w:val="4971A408"/>
    <w:rsid w:val="49E0FA8E"/>
    <w:rsid w:val="4A6D86E9"/>
    <w:rsid w:val="4A9A82F8"/>
    <w:rsid w:val="4B11ADD2"/>
    <w:rsid w:val="4B1605C9"/>
    <w:rsid w:val="4B649CEE"/>
    <w:rsid w:val="4C5ECD9A"/>
    <w:rsid w:val="4C6C5446"/>
    <w:rsid w:val="4C6D1F69"/>
    <w:rsid w:val="4CA63EB5"/>
    <w:rsid w:val="4D3F0686"/>
    <w:rsid w:val="4D5A07B6"/>
    <w:rsid w:val="4DB4D3FA"/>
    <w:rsid w:val="4E088F97"/>
    <w:rsid w:val="4E32D7A5"/>
    <w:rsid w:val="4E702F57"/>
    <w:rsid w:val="4F844AEF"/>
    <w:rsid w:val="4FAD6AE7"/>
    <w:rsid w:val="4FCAC23E"/>
    <w:rsid w:val="4FEEF117"/>
    <w:rsid w:val="509D5EBC"/>
    <w:rsid w:val="50A411AA"/>
    <w:rsid w:val="5263BAD6"/>
    <w:rsid w:val="52CEB142"/>
    <w:rsid w:val="52DD2928"/>
    <w:rsid w:val="52F51344"/>
    <w:rsid w:val="53A94528"/>
    <w:rsid w:val="54198B3C"/>
    <w:rsid w:val="541C2459"/>
    <w:rsid w:val="54326CBB"/>
    <w:rsid w:val="54534B50"/>
    <w:rsid w:val="54990591"/>
    <w:rsid w:val="54DCACF5"/>
    <w:rsid w:val="550B69ED"/>
    <w:rsid w:val="5512FC43"/>
    <w:rsid w:val="557AE5E8"/>
    <w:rsid w:val="55ADED0D"/>
    <w:rsid w:val="56BBDBD5"/>
    <w:rsid w:val="56FBA21C"/>
    <w:rsid w:val="56FDF5F2"/>
    <w:rsid w:val="57954721"/>
    <w:rsid w:val="579BF84A"/>
    <w:rsid w:val="58453845"/>
    <w:rsid w:val="58639C25"/>
    <w:rsid w:val="58B5881B"/>
    <w:rsid w:val="59DA4169"/>
    <w:rsid w:val="5A20E901"/>
    <w:rsid w:val="5A317B69"/>
    <w:rsid w:val="5A3C7D35"/>
    <w:rsid w:val="5A3F6B6B"/>
    <w:rsid w:val="5A40617C"/>
    <w:rsid w:val="5A847B98"/>
    <w:rsid w:val="5B30BBE2"/>
    <w:rsid w:val="5B6352A5"/>
    <w:rsid w:val="5B8B4030"/>
    <w:rsid w:val="5B973328"/>
    <w:rsid w:val="5C1EBBF4"/>
    <w:rsid w:val="5C527880"/>
    <w:rsid w:val="5D2F8F10"/>
    <w:rsid w:val="5D96900E"/>
    <w:rsid w:val="5E1ABC08"/>
    <w:rsid w:val="5E217301"/>
    <w:rsid w:val="5E344C39"/>
    <w:rsid w:val="5E9C8047"/>
    <w:rsid w:val="5ED6A5EA"/>
    <w:rsid w:val="5EE18E94"/>
    <w:rsid w:val="5EE5F47F"/>
    <w:rsid w:val="5F195367"/>
    <w:rsid w:val="5F2D90B5"/>
    <w:rsid w:val="5F59EB38"/>
    <w:rsid w:val="5F762C34"/>
    <w:rsid w:val="6008C004"/>
    <w:rsid w:val="602C7295"/>
    <w:rsid w:val="60385F76"/>
    <w:rsid w:val="6064B606"/>
    <w:rsid w:val="60670177"/>
    <w:rsid w:val="61073510"/>
    <w:rsid w:val="61EEA966"/>
    <w:rsid w:val="621CC57D"/>
    <w:rsid w:val="621D9B6D"/>
    <w:rsid w:val="6239AB5C"/>
    <w:rsid w:val="6244DB9B"/>
    <w:rsid w:val="6284C296"/>
    <w:rsid w:val="62C1D897"/>
    <w:rsid w:val="63892DB9"/>
    <w:rsid w:val="63AE1A7E"/>
    <w:rsid w:val="63EBDA7E"/>
    <w:rsid w:val="640BDCAC"/>
    <w:rsid w:val="6450DFBD"/>
    <w:rsid w:val="64D56817"/>
    <w:rsid w:val="657A2A1A"/>
    <w:rsid w:val="664443BB"/>
    <w:rsid w:val="67621A58"/>
    <w:rsid w:val="68944E94"/>
    <w:rsid w:val="68A15150"/>
    <w:rsid w:val="68A9C6F0"/>
    <w:rsid w:val="68B7C7CF"/>
    <w:rsid w:val="68EE1E56"/>
    <w:rsid w:val="6936EDB0"/>
    <w:rsid w:val="6952C663"/>
    <w:rsid w:val="69E27D2F"/>
    <w:rsid w:val="6A64B9FE"/>
    <w:rsid w:val="6A7AD9DB"/>
    <w:rsid w:val="6AE606EE"/>
    <w:rsid w:val="6AE98CD5"/>
    <w:rsid w:val="6B0A8A8D"/>
    <w:rsid w:val="6B3E9082"/>
    <w:rsid w:val="6BC39721"/>
    <w:rsid w:val="6BCE5DD4"/>
    <w:rsid w:val="6BF6E3C8"/>
    <w:rsid w:val="6C0EA736"/>
    <w:rsid w:val="6D40547B"/>
    <w:rsid w:val="6D9CF36F"/>
    <w:rsid w:val="6E9AF15A"/>
    <w:rsid w:val="6F8778CC"/>
    <w:rsid w:val="6FE41C52"/>
    <w:rsid w:val="709A460A"/>
    <w:rsid w:val="70F54BB1"/>
    <w:rsid w:val="7107DBF0"/>
    <w:rsid w:val="71454C98"/>
    <w:rsid w:val="7158A133"/>
    <w:rsid w:val="71ADF86C"/>
    <w:rsid w:val="71EAC9C3"/>
    <w:rsid w:val="71F4F78F"/>
    <w:rsid w:val="727F4495"/>
    <w:rsid w:val="733384B0"/>
    <w:rsid w:val="73453238"/>
    <w:rsid w:val="736442A8"/>
    <w:rsid w:val="738638F6"/>
    <w:rsid w:val="73A38751"/>
    <w:rsid w:val="73B1E7FC"/>
    <w:rsid w:val="742C4293"/>
    <w:rsid w:val="7448709E"/>
    <w:rsid w:val="7456BFF2"/>
    <w:rsid w:val="756377BA"/>
    <w:rsid w:val="75B3147E"/>
    <w:rsid w:val="75E9301D"/>
    <w:rsid w:val="7608E734"/>
    <w:rsid w:val="76A814E2"/>
    <w:rsid w:val="76CCE085"/>
    <w:rsid w:val="771CD853"/>
    <w:rsid w:val="7727E59A"/>
    <w:rsid w:val="773E497E"/>
    <w:rsid w:val="78038322"/>
    <w:rsid w:val="781A8817"/>
    <w:rsid w:val="791CA4F2"/>
    <w:rsid w:val="79236DB2"/>
    <w:rsid w:val="79325F97"/>
    <w:rsid w:val="799CD70A"/>
    <w:rsid w:val="79C6650B"/>
    <w:rsid w:val="7A1086EF"/>
    <w:rsid w:val="7A5EF6BA"/>
    <w:rsid w:val="7A61588F"/>
    <w:rsid w:val="7A991F13"/>
    <w:rsid w:val="7AF9F6A5"/>
    <w:rsid w:val="7B88CD5F"/>
    <w:rsid w:val="7B8B2A55"/>
    <w:rsid w:val="7C1EDDAC"/>
    <w:rsid w:val="7C3BB193"/>
    <w:rsid w:val="7C611C0B"/>
    <w:rsid w:val="7C910481"/>
    <w:rsid w:val="7C9E6BA4"/>
    <w:rsid w:val="7CCAD0D8"/>
    <w:rsid w:val="7CD41152"/>
    <w:rsid w:val="7D18959E"/>
    <w:rsid w:val="7D68D00E"/>
    <w:rsid w:val="7DAB9DAD"/>
    <w:rsid w:val="7E29392D"/>
    <w:rsid w:val="7E371ABE"/>
    <w:rsid w:val="7E4A7866"/>
    <w:rsid w:val="7EF057A0"/>
    <w:rsid w:val="7F41302C"/>
    <w:rsid w:val="7F8C4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CD0F"/>
  <w15:chartTrackingRefBased/>
  <w15:docId w15:val="{30691A4D-E0C9-40B2-936E-DEDDF13C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788EFCB"/>
    <w:pPr>
      <w:ind w:left="720"/>
      <w:contextualSpacing/>
    </w:pPr>
  </w:style>
  <w:style w:type="character" w:styleId="Hyperlink">
    <w:name w:val="Hyperlink"/>
    <w:basedOn w:val="DefaultParagraphFont"/>
    <w:uiPriority w:val="99"/>
    <w:unhideWhenUsed/>
    <w:rsid w:val="434E6D48"/>
    <w:rPr>
      <w:color w:val="467886"/>
      <w:u w:val="single"/>
    </w:rPr>
  </w:style>
  <w:style w:type="paragraph" w:styleId="Header">
    <w:name w:val="header"/>
    <w:basedOn w:val="Normal"/>
    <w:uiPriority w:val="99"/>
    <w:unhideWhenUsed/>
    <w:rsid w:val="434E6D48"/>
    <w:pPr>
      <w:tabs>
        <w:tab w:val="center" w:pos="4680"/>
        <w:tab w:val="right" w:pos="9360"/>
      </w:tabs>
      <w:spacing w:after="0" w:line="240" w:lineRule="auto"/>
    </w:pPr>
  </w:style>
  <w:style w:type="paragraph" w:styleId="Footer">
    <w:name w:val="footer"/>
    <w:basedOn w:val="Normal"/>
    <w:uiPriority w:val="99"/>
    <w:unhideWhenUsed/>
    <w:rsid w:val="434E6D4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81A98"/>
    <w:pPr>
      <w:spacing w:after="0" w:line="240" w:lineRule="auto"/>
    </w:pPr>
  </w:style>
  <w:style w:type="paragraph" w:styleId="Caption">
    <w:name w:val="caption"/>
    <w:basedOn w:val="Normal"/>
    <w:next w:val="Normal"/>
    <w:uiPriority w:val="35"/>
    <w:unhideWhenUsed/>
    <w:qFormat/>
    <w:rsid w:val="00325A1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Osborne</dc:creator>
  <cp:keywords/>
  <dc:description/>
  <cp:lastModifiedBy>Richard Hoehn</cp:lastModifiedBy>
  <cp:revision>10</cp:revision>
  <cp:lastPrinted>2025-03-20T03:54:00Z</cp:lastPrinted>
  <dcterms:created xsi:type="dcterms:W3CDTF">2025-02-28T21:14:00Z</dcterms:created>
  <dcterms:modified xsi:type="dcterms:W3CDTF">2025-03-20T03:55:00Z</dcterms:modified>
</cp:coreProperties>
</file>